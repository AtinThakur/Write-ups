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A2F5" w14:textId="5E56D87A" w:rsidR="004D0990" w:rsidRPr="00E46FDB" w:rsidRDefault="008F4B4F">
      <w:pPr>
        <w:rPr>
          <w:rFonts w:ascii="Times New Roman" w:hAnsi="Times New Roman" w:cs="Times New Roman"/>
          <w:sz w:val="36"/>
          <w:szCs w:val="36"/>
        </w:rPr>
      </w:pPr>
      <w:r w:rsidRPr="00E46FDB">
        <w:rPr>
          <w:rFonts w:ascii="Times New Roman" w:hAnsi="Times New Roman" w:cs="Times New Roman"/>
          <w:sz w:val="36"/>
          <w:szCs w:val="36"/>
        </w:rPr>
        <w:t xml:space="preserve">Structural and Evolutionary Analysis of Amino Acid Transporter AAT1 (PF3D7_0629500) of </w:t>
      </w:r>
      <w:r w:rsidRPr="00E46FDB">
        <w:rPr>
          <w:rFonts w:ascii="Times New Roman" w:hAnsi="Times New Roman" w:cs="Times New Roman"/>
          <w:i/>
          <w:iCs/>
          <w:sz w:val="36"/>
          <w:szCs w:val="36"/>
        </w:rPr>
        <w:t xml:space="preserve">Plasmodium falciparum </w:t>
      </w:r>
      <w:r w:rsidRPr="00E46FDB">
        <w:rPr>
          <w:rFonts w:ascii="Times New Roman" w:hAnsi="Times New Roman" w:cs="Times New Roman"/>
          <w:sz w:val="36"/>
          <w:szCs w:val="36"/>
        </w:rPr>
        <w:t>using AlphaFold2</w:t>
      </w:r>
    </w:p>
    <w:p w14:paraId="6B6993F4" w14:textId="77777777" w:rsidR="008F4B4F" w:rsidRPr="00E46FDB" w:rsidRDefault="008F4B4F">
      <w:pPr>
        <w:rPr>
          <w:rFonts w:ascii="Times New Roman" w:hAnsi="Times New Roman" w:cs="Times New Roman"/>
          <w:sz w:val="24"/>
          <w:szCs w:val="24"/>
        </w:rPr>
      </w:pPr>
    </w:p>
    <w:p w14:paraId="48119839" w14:textId="6C49626C" w:rsidR="008F4B4F" w:rsidRPr="00721817" w:rsidRDefault="008F4B4F" w:rsidP="00E64B1B">
      <w:pPr>
        <w:pStyle w:val="ListParagraph"/>
        <w:numPr>
          <w:ilvl w:val="0"/>
          <w:numId w:val="11"/>
        </w:numPr>
        <w:rPr>
          <w:rFonts w:ascii="Times New Roman" w:hAnsi="Times New Roman" w:cs="Times New Roman"/>
          <w:b/>
          <w:bCs/>
          <w:sz w:val="28"/>
          <w:szCs w:val="28"/>
        </w:rPr>
      </w:pPr>
      <w:r w:rsidRPr="00721817">
        <w:rPr>
          <w:rFonts w:ascii="Times New Roman" w:hAnsi="Times New Roman" w:cs="Times New Roman"/>
          <w:b/>
          <w:bCs/>
          <w:sz w:val="28"/>
          <w:szCs w:val="28"/>
        </w:rPr>
        <w:t>Introduction</w:t>
      </w:r>
    </w:p>
    <w:p w14:paraId="78045399" w14:textId="306E8BDD" w:rsidR="008F4B4F" w:rsidRPr="009249CE" w:rsidRDefault="00EA0792" w:rsidP="009249CE">
      <w:pPr>
        <w:rPr>
          <w:rFonts w:ascii="Times New Roman" w:eastAsia="Times New Roman" w:hAnsi="Times New Roman" w:cs="Times New Roman"/>
          <w:b/>
          <w:bCs/>
          <w:kern w:val="0"/>
          <w:sz w:val="24"/>
          <w:szCs w:val="24"/>
          <w:lang w:eastAsia="en-IN"/>
          <w14:ligatures w14:val="none"/>
        </w:rPr>
      </w:pPr>
      <w:r w:rsidRPr="00EA0792">
        <w:rPr>
          <w:rFonts w:ascii="Times New Roman" w:eastAsia="Times New Roman" w:hAnsi="Times New Roman" w:cs="Times New Roman"/>
          <w:kern w:val="0"/>
          <w:sz w:val="24"/>
          <w:szCs w:val="24"/>
          <w:lang w:eastAsia="en-IN"/>
          <w14:ligatures w14:val="none"/>
        </w:rPr>
        <w:t>AAT1 (PF3D7_0629500) is annotated as a putative amino acid transporter in P. falciparum 3D7. However, structural information for this protein remains limited. Here, AlphaFold2 can make approximate prediction of protein structures from sequence information to investigate proteins with no well-defined structures experimentally. As, Malaria remains one of the most significant infectious diseases across the globe; Plasmodium falciparum remains the cause of highest number of fatalities. Nutrient exploitation for pyrimidine synthesis is one of the most significant activities within host erythrocytes, and amino acid transporters play an important role in this process.</w:t>
      </w:r>
      <w:r w:rsidRPr="00EA0792">
        <w:rPr>
          <w:rFonts w:ascii="Times New Roman" w:eastAsia="Times New Roman" w:hAnsi="Times New Roman" w:cs="Times New Roman"/>
          <w:kern w:val="0"/>
          <w:sz w:val="24"/>
          <w:szCs w:val="24"/>
          <w:lang w:eastAsia="en-IN"/>
          <w14:ligatures w14:val="none"/>
        </w:rPr>
        <w:br/>
        <w:t>In this study, the structural prediction, multiple sequence alignment (MSA) analysis, and model confidence assessment were performed to figure out the major regions in amino acid transporter AAT1 (PF3D7_0629500) from P. falciparum. Here, we used AlphaFold2 (</w:t>
      </w:r>
      <w:proofErr w:type="spellStart"/>
      <w:r w:rsidRPr="00EA0792">
        <w:rPr>
          <w:rFonts w:ascii="Times New Roman" w:eastAsia="Times New Roman" w:hAnsi="Times New Roman" w:cs="Times New Roman"/>
          <w:kern w:val="0"/>
          <w:sz w:val="24"/>
          <w:szCs w:val="24"/>
          <w:lang w:eastAsia="en-IN"/>
          <w14:ligatures w14:val="none"/>
        </w:rPr>
        <w:t>ColabFold</w:t>
      </w:r>
      <w:proofErr w:type="spellEnd"/>
      <w:r w:rsidRPr="00EA0792">
        <w:rPr>
          <w:rFonts w:ascii="Times New Roman" w:eastAsia="Times New Roman" w:hAnsi="Times New Roman" w:cs="Times New Roman"/>
          <w:kern w:val="0"/>
          <w:sz w:val="24"/>
          <w:szCs w:val="24"/>
          <w:lang w:eastAsia="en-IN"/>
          <w14:ligatures w14:val="none"/>
        </w:rPr>
        <w:t xml:space="preserve"> v1.6.1), MMseqs2-generated Multiple Sequence Alignment (MSA), Alphafold2_ptm model, three recycling iterations. The results reflect a highly conserved transmembrane transporter core supported by deep sequence alignments, while the N-terminal region shows low conservation and reduced structural confidence.</w:t>
      </w:r>
    </w:p>
    <w:p w14:paraId="7E815E61" w14:textId="3B3AC4E3" w:rsidR="008F4B4F" w:rsidRPr="00721817" w:rsidRDefault="008F4B4F" w:rsidP="00B53E8A">
      <w:pPr>
        <w:pStyle w:val="ListParagraph"/>
        <w:numPr>
          <w:ilvl w:val="0"/>
          <w:numId w:val="11"/>
        </w:numPr>
        <w:rPr>
          <w:rFonts w:ascii="Times New Roman" w:eastAsia="Times New Roman" w:hAnsi="Times New Roman" w:cs="Times New Roman"/>
          <w:b/>
          <w:bCs/>
          <w:kern w:val="0"/>
          <w:sz w:val="28"/>
          <w:szCs w:val="28"/>
          <w:lang w:eastAsia="en-IN"/>
          <w14:ligatures w14:val="none"/>
        </w:rPr>
      </w:pPr>
      <w:r w:rsidRPr="00721817">
        <w:rPr>
          <w:rFonts w:ascii="Times New Roman" w:eastAsia="Times New Roman" w:hAnsi="Times New Roman" w:cs="Times New Roman"/>
          <w:b/>
          <w:bCs/>
          <w:kern w:val="0"/>
          <w:sz w:val="28"/>
          <w:szCs w:val="28"/>
          <w:lang w:eastAsia="en-IN"/>
          <w14:ligatures w14:val="none"/>
        </w:rPr>
        <w:t>Model Evaluation</w:t>
      </w:r>
    </w:p>
    <w:p w14:paraId="28206396" w14:textId="4B0F23F9" w:rsidR="00E64B1B" w:rsidRDefault="008F4B4F" w:rsidP="004262EE">
      <w:p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Model quality was assessed using predicted Local Distance Difference Test (</w:t>
      </w:r>
      <w:proofErr w:type="spellStart"/>
      <w:r w:rsidRPr="00721817">
        <w:rPr>
          <w:rFonts w:ascii="Times New Roman" w:eastAsia="Times New Roman" w:hAnsi="Times New Roman" w:cs="Times New Roman"/>
          <w:kern w:val="0"/>
          <w:sz w:val="24"/>
          <w:szCs w:val="24"/>
          <w:lang w:eastAsia="en-IN"/>
          <w14:ligatures w14:val="none"/>
        </w:rPr>
        <w:t>pLDDT</w:t>
      </w:r>
      <w:proofErr w:type="spellEnd"/>
      <w:r w:rsidRPr="00721817">
        <w:rPr>
          <w:rFonts w:ascii="Times New Roman" w:eastAsia="Times New Roman" w:hAnsi="Times New Roman" w:cs="Times New Roman"/>
          <w:kern w:val="0"/>
          <w:sz w:val="24"/>
          <w:szCs w:val="24"/>
          <w:lang w:eastAsia="en-IN"/>
          <w14:ligatures w14:val="none"/>
        </w:rPr>
        <w:t xml:space="preserve">), predicted Template </w:t>
      </w:r>
      <w:proofErr w:type="spellStart"/>
      <w:r w:rsidRPr="00721817">
        <w:rPr>
          <w:rFonts w:ascii="Times New Roman" w:eastAsia="Times New Roman" w:hAnsi="Times New Roman" w:cs="Times New Roman"/>
          <w:kern w:val="0"/>
          <w:sz w:val="24"/>
          <w:szCs w:val="24"/>
          <w:lang w:eastAsia="en-IN"/>
          <w14:ligatures w14:val="none"/>
        </w:rPr>
        <w:t>Modeling</w:t>
      </w:r>
      <w:proofErr w:type="spellEnd"/>
      <w:r w:rsidRPr="00721817">
        <w:rPr>
          <w:rFonts w:ascii="Times New Roman" w:eastAsia="Times New Roman" w:hAnsi="Times New Roman" w:cs="Times New Roman"/>
          <w:kern w:val="0"/>
          <w:sz w:val="24"/>
          <w:szCs w:val="24"/>
          <w:lang w:eastAsia="en-IN"/>
          <w14:ligatures w14:val="none"/>
        </w:rPr>
        <w:t xml:space="preserve"> Score (</w:t>
      </w:r>
      <w:proofErr w:type="spellStart"/>
      <w:r w:rsidRPr="00721817">
        <w:rPr>
          <w:rFonts w:ascii="Times New Roman" w:eastAsia="Times New Roman" w:hAnsi="Times New Roman" w:cs="Times New Roman"/>
          <w:kern w:val="0"/>
          <w:sz w:val="24"/>
          <w:szCs w:val="24"/>
          <w:lang w:eastAsia="en-IN"/>
          <w14:ligatures w14:val="none"/>
        </w:rPr>
        <w:t>pTM</w:t>
      </w:r>
      <w:proofErr w:type="spellEnd"/>
      <w:r w:rsidRPr="00721817">
        <w:rPr>
          <w:rFonts w:ascii="Times New Roman" w:eastAsia="Times New Roman" w:hAnsi="Times New Roman" w:cs="Times New Roman"/>
          <w:kern w:val="0"/>
          <w:sz w:val="24"/>
          <w:szCs w:val="24"/>
          <w:lang w:eastAsia="en-IN"/>
          <w14:ligatures w14:val="none"/>
        </w:rPr>
        <w:t>), Multiple Sequence Alignment Coverage, Predicted Alignment Error (PAE)</w:t>
      </w:r>
      <w:r w:rsidR="004262EE">
        <w:rPr>
          <w:rFonts w:ascii="Times New Roman" w:eastAsia="Times New Roman" w:hAnsi="Times New Roman" w:cs="Times New Roman"/>
          <w:kern w:val="0"/>
          <w:sz w:val="24"/>
          <w:szCs w:val="24"/>
          <w:lang w:eastAsia="en-IN"/>
          <w14:ligatures w14:val="none"/>
        </w:rPr>
        <w:t>.</w:t>
      </w:r>
    </w:p>
    <w:p w14:paraId="562F148B" w14:textId="433CE190" w:rsidR="007B6700" w:rsidRDefault="007B6700" w:rsidP="007B6700">
      <w:pPr>
        <w:rPr>
          <w:rFonts w:ascii="Times New Roman" w:eastAsia="Times New Roman" w:hAnsi="Times New Roman" w:cs="Times New Roman"/>
          <w:kern w:val="0"/>
          <w:sz w:val="24"/>
          <w:szCs w:val="24"/>
          <w:lang w:eastAsia="en-IN"/>
          <w14:ligatures w14:val="none"/>
        </w:rPr>
      </w:pPr>
      <w:r w:rsidRPr="007B6700">
        <w:rPr>
          <w:rFonts w:ascii="Times New Roman" w:eastAsia="Times New Roman" w:hAnsi="Times New Roman" w:cs="Times New Roman"/>
          <w:kern w:val="0"/>
          <w:sz w:val="24"/>
          <w:szCs w:val="24"/>
          <w:lang w:eastAsia="en-IN"/>
          <w14:ligatures w14:val="none"/>
        </w:rPr>
        <w:t>Multiple DNA codons can encode the same amino acid due to degeneracy of the genetic code. Protein structure depends primarily on the amino acid sequence rather than the exact nucleotide sequence. Therefore, AlphaFold</w:t>
      </w:r>
      <w:r>
        <w:rPr>
          <w:rFonts w:ascii="Times New Roman" w:eastAsia="Times New Roman" w:hAnsi="Times New Roman" w:cs="Times New Roman"/>
          <w:kern w:val="0"/>
          <w:sz w:val="24"/>
          <w:szCs w:val="24"/>
          <w:lang w:eastAsia="en-IN"/>
          <w14:ligatures w14:val="none"/>
        </w:rPr>
        <w:t>2</w:t>
      </w:r>
      <w:r w:rsidRPr="007B6700">
        <w:rPr>
          <w:rFonts w:ascii="Times New Roman" w:eastAsia="Times New Roman" w:hAnsi="Times New Roman" w:cs="Times New Roman"/>
          <w:kern w:val="0"/>
          <w:sz w:val="24"/>
          <w:szCs w:val="24"/>
          <w:lang w:eastAsia="en-IN"/>
          <w14:ligatures w14:val="none"/>
        </w:rPr>
        <w:t xml:space="preserve"> takes the translated protein sequence as input.</w:t>
      </w:r>
    </w:p>
    <w:p w14:paraId="3E9C6C29" w14:textId="13F0AEF1" w:rsidR="00EE7463" w:rsidRDefault="00EE7463" w:rsidP="004262EE">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Amino Acid Sequence used:</w:t>
      </w:r>
    </w:p>
    <w:p w14:paraId="7A906A0B" w14:textId="0D079253" w:rsidR="00EE7463" w:rsidRDefault="00EE7463" w:rsidP="00EE7463">
      <w:pPr>
        <w:rPr>
          <w:rFonts w:ascii="Times New Roman" w:eastAsia="Times New Roman" w:hAnsi="Times New Roman" w:cs="Times New Roman"/>
          <w:kern w:val="0"/>
          <w:sz w:val="24"/>
          <w:szCs w:val="24"/>
          <w:lang w:eastAsia="en-IN"/>
          <w14:ligatures w14:val="none"/>
        </w:rPr>
      </w:pPr>
      <w:r w:rsidRPr="00EE7463">
        <w:rPr>
          <w:rFonts w:ascii="Times New Roman" w:eastAsia="Times New Roman" w:hAnsi="Times New Roman" w:cs="Times New Roman"/>
          <w:kern w:val="0"/>
          <w:sz w:val="24"/>
          <w:szCs w:val="24"/>
          <w:lang w:eastAsia="en-IN"/>
          <w14:ligatures w14:val="none"/>
        </w:rPr>
        <w:t>MNKKYGTSSNNHDNKKDKKNNADKNKNKKNTTTGEENKDSNKSLVNNDSKKNDSSKNKYNIVKANIKNIFASDKKNEKSDKNEKNESSKSSKNTETYTNVNDKKSNNLITKGSNDKKKKKKDSKKNSSNNNNNNTIVDISDGDYTNDEEGTNKPKRNWKGRTFSRFTPGGVRSSTVLFICTAIGVGFLSIPYVFSKLGIILSIILIILNAFESYVTTNILCTSSLEHNTFVYGNLLKKIGNKYYKTIIDFGLSFGFVSSYILILILISNFLSTIFYVFNFPTLFTNNVFLVILICLLILPITFRNKVGSLNHFLIFSLFSLSITVLTIGLQTKSYNNLLINKEVNLFKMDKHFFKCFNILLFSFSQQPNACFITGQFNQPTHRRLNKSTFRSVILQVIFYTLFGILGYFSFLNTAKDNIVLNYENSNVSILLCKFLLSLTFFFSVPLNFMGSYQSMLALGITTRDALYKLYTYIFRRTGYSANLSLLLSEYTNDPYQETHADNITEHSSVSESQTDDQNQRMWISVIVTIFCALIACKVKKLSNVIGIGGGITSTLISCLLPNLIYYKNRHNVSNKLKRYSTLFMLCFFSFMGFLSVVVTTLNLIL</w:t>
      </w:r>
    </w:p>
    <w:p w14:paraId="1F694244" w14:textId="77777777" w:rsidR="00053FA5" w:rsidRPr="00EE7463" w:rsidRDefault="00053FA5" w:rsidP="00EE7463">
      <w:pPr>
        <w:rPr>
          <w:rFonts w:ascii="Times New Roman" w:eastAsia="Times New Roman" w:hAnsi="Times New Roman" w:cs="Times New Roman"/>
          <w:kern w:val="0"/>
          <w:sz w:val="24"/>
          <w:szCs w:val="24"/>
          <w:lang w:eastAsia="en-IN"/>
          <w14:ligatures w14:val="none"/>
        </w:rPr>
      </w:pPr>
    </w:p>
    <w:p w14:paraId="67665062" w14:textId="77777777" w:rsidR="00EE7463" w:rsidRPr="00721817" w:rsidRDefault="00EE7463" w:rsidP="004262EE">
      <w:pPr>
        <w:rPr>
          <w:rFonts w:ascii="Times New Roman" w:eastAsia="Times New Roman" w:hAnsi="Times New Roman" w:cs="Times New Roman"/>
          <w:kern w:val="0"/>
          <w:sz w:val="24"/>
          <w:szCs w:val="24"/>
          <w:lang w:eastAsia="en-IN"/>
          <w14:ligatures w14:val="none"/>
        </w:rPr>
      </w:pPr>
    </w:p>
    <w:p w14:paraId="6CB04055" w14:textId="1C4C84A9" w:rsidR="00987D5D" w:rsidRPr="00987D5D" w:rsidRDefault="00B53E8A" w:rsidP="00987D5D">
      <w:pPr>
        <w:pStyle w:val="ListParagraph"/>
        <w:numPr>
          <w:ilvl w:val="0"/>
          <w:numId w:val="11"/>
        </w:numPr>
        <w:rPr>
          <w:rFonts w:ascii="Times New Roman" w:eastAsia="Times New Roman" w:hAnsi="Times New Roman" w:cs="Times New Roman"/>
          <w:b/>
          <w:bCs/>
          <w:kern w:val="0"/>
          <w:sz w:val="28"/>
          <w:szCs w:val="28"/>
          <w:lang w:eastAsia="en-IN"/>
          <w14:ligatures w14:val="none"/>
        </w:rPr>
      </w:pPr>
      <w:r w:rsidRPr="00721817">
        <w:rPr>
          <w:rFonts w:ascii="Times New Roman" w:eastAsia="Times New Roman" w:hAnsi="Times New Roman" w:cs="Times New Roman"/>
          <w:b/>
          <w:bCs/>
          <w:kern w:val="0"/>
          <w:sz w:val="28"/>
          <w:szCs w:val="28"/>
          <w:lang w:eastAsia="en-IN"/>
          <w14:ligatures w14:val="none"/>
        </w:rPr>
        <w:t>Results</w:t>
      </w:r>
    </w:p>
    <w:p w14:paraId="38EA714D" w14:textId="25F6BA14" w:rsidR="008F4B4F" w:rsidRPr="00721817" w:rsidRDefault="008F4B4F" w:rsidP="00B53E8A">
      <w:pPr>
        <w:rPr>
          <w:rFonts w:ascii="Times New Roman" w:eastAsia="Times New Roman" w:hAnsi="Times New Roman" w:cs="Times New Roman"/>
          <w:b/>
          <w:bCs/>
          <w:kern w:val="0"/>
          <w:sz w:val="24"/>
          <w:szCs w:val="24"/>
          <w:lang w:eastAsia="en-IN"/>
          <w14:ligatures w14:val="none"/>
        </w:rPr>
      </w:pPr>
      <w:r w:rsidRPr="00721817">
        <w:rPr>
          <w:rFonts w:ascii="Times New Roman" w:eastAsia="Times New Roman" w:hAnsi="Times New Roman" w:cs="Times New Roman"/>
          <w:b/>
          <w:bCs/>
          <w:kern w:val="0"/>
          <w:sz w:val="24"/>
          <w:szCs w:val="24"/>
          <w:lang w:eastAsia="en-IN"/>
          <w14:ligatures w14:val="none"/>
        </w:rPr>
        <w:t>1. Multiple Sequence Alignment Analysis</w:t>
      </w:r>
    </w:p>
    <w:p w14:paraId="15097AEE" w14:textId="77777777" w:rsidR="008F4B4F" w:rsidRPr="00721817" w:rsidRDefault="008F4B4F" w:rsidP="008F4B4F">
      <w:p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The AlphaFold pipeline identified approximately 486 homologous sequences for AAT1.</w:t>
      </w:r>
    </w:p>
    <w:p w14:paraId="621C4E19" w14:textId="2359834D" w:rsidR="006527F0" w:rsidRPr="00721817" w:rsidRDefault="008C0FA7" w:rsidP="008F4B4F">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And, </w:t>
      </w:r>
      <w:r w:rsidR="008F4B4F" w:rsidRPr="00721817">
        <w:rPr>
          <w:rFonts w:ascii="Times New Roman" w:eastAsia="Times New Roman" w:hAnsi="Times New Roman" w:cs="Times New Roman"/>
          <w:kern w:val="0"/>
          <w:sz w:val="24"/>
          <w:szCs w:val="24"/>
          <w:lang w:eastAsia="en-IN"/>
          <w14:ligatures w14:val="none"/>
        </w:rPr>
        <w:t>MSA coverage analysis revealed two major regions of elevated sequence conservation:</w:t>
      </w:r>
      <w:del w:id="0" w:author="ATIN THAKUR" w:date="2026-06-11T12:07:00Z" w16du:dateUtc="2026-06-11T06:37:00Z">
        <w:r w:rsidR="00015CA0" w:rsidRPr="00721817">
          <w:rPr>
            <w:rFonts w:ascii="Times New Roman" w:hAnsi="Times New Roman" w:cs="Times New Roman"/>
            <w:noProof/>
            <w:sz w:val="24"/>
            <w:szCs w:val="24"/>
          </w:rPr>
          <w:drawing>
            <wp:anchor distT="0" distB="0" distL="114300" distR="114300" simplePos="0" relativeHeight="251661312" behindDoc="0" locked="0" layoutInCell="1" allowOverlap="1" wp14:anchorId="7AA4C3E6" wp14:editId="2720425B">
              <wp:simplePos x="0" y="0"/>
              <wp:positionH relativeFrom="column">
                <wp:posOffset>3453130</wp:posOffset>
              </wp:positionH>
              <wp:positionV relativeFrom="paragraph">
                <wp:posOffset>247015</wp:posOffset>
              </wp:positionV>
              <wp:extent cx="2514600" cy="1757045"/>
              <wp:effectExtent l="0" t="0" r="0" b="0"/>
              <wp:wrapThrough wrapText="bothSides">
                <wp:wrapPolygon edited="0">
                  <wp:start x="0" y="0"/>
                  <wp:lineTo x="0" y="21311"/>
                  <wp:lineTo x="21436" y="21311"/>
                  <wp:lineTo x="21436" y="0"/>
                  <wp:lineTo x="0" y="0"/>
                </wp:wrapPolygon>
              </wp:wrapThrough>
              <wp:docPr id="173448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14600" cy="1757045"/>
                      </a:xfrm>
                      <a:prstGeom prst="rect">
                        <a:avLst/>
                      </a:prstGeom>
                      <a:noFill/>
                      <a:ln>
                        <a:noFill/>
                      </a:ln>
                    </pic:spPr>
                  </pic:pic>
                </a:graphicData>
              </a:graphic>
            </wp:anchor>
          </w:drawing>
        </w:r>
      </w:del>
      <w:ins w:id="1" w:author="ATIN THAKUR" w:date="2026-06-11T12:07:00Z" w16du:dateUtc="2026-06-11T06:37:00Z">
        <w:r w:rsidR="00015CA0" w:rsidRPr="00721817">
          <w:rPr>
            <w:rFonts w:ascii="Times New Roman" w:hAnsi="Times New Roman" w:cs="Times New Roman"/>
            <w:noProof/>
            <w:sz w:val="24"/>
            <w:szCs w:val="24"/>
          </w:rPr>
          <w:drawing>
            <wp:anchor distT="0" distB="0" distL="114300" distR="114300" simplePos="0" relativeHeight="251658240" behindDoc="0" locked="0" layoutInCell="1" allowOverlap="1" wp14:anchorId="7AA4C3E6" wp14:editId="50B20E56">
              <wp:simplePos x="0" y="0"/>
              <wp:positionH relativeFrom="column">
                <wp:posOffset>3453130</wp:posOffset>
              </wp:positionH>
              <wp:positionV relativeFrom="paragraph">
                <wp:posOffset>247015</wp:posOffset>
              </wp:positionV>
              <wp:extent cx="2514600" cy="1757045"/>
              <wp:effectExtent l="0" t="0" r="0" b="0"/>
              <wp:wrapThrough wrapText="bothSides">
                <wp:wrapPolygon edited="0">
                  <wp:start x="0" y="0"/>
                  <wp:lineTo x="0" y="21311"/>
                  <wp:lineTo x="21436" y="21311"/>
                  <wp:lineTo x="21436" y="0"/>
                  <wp:lineTo x="0" y="0"/>
                </wp:wrapPolygon>
              </wp:wrapThrough>
              <wp:docPr id="12115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14600" cy="1757045"/>
                      </a:xfrm>
                      <a:prstGeom prst="rect">
                        <a:avLst/>
                      </a:prstGeom>
                      <a:noFill/>
                      <a:ln>
                        <a:noFill/>
                      </a:ln>
                    </pic:spPr>
                  </pic:pic>
                </a:graphicData>
              </a:graphic>
            </wp:anchor>
          </w:drawing>
        </w:r>
      </w:ins>
    </w:p>
    <w:p w14:paraId="34D9876D" w14:textId="261C8690" w:rsidR="008F4B4F" w:rsidRPr="00721817" w:rsidRDefault="008F4B4F" w:rsidP="008F4B4F">
      <w:pPr>
        <w:numPr>
          <w:ilvl w:val="0"/>
          <w:numId w:val="4"/>
        </w:num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Region I:</w:t>
      </w:r>
      <w:r w:rsidR="004F3E32">
        <w:rPr>
          <w:rFonts w:ascii="Times New Roman" w:eastAsia="Times New Roman" w:hAnsi="Times New Roman" w:cs="Times New Roman"/>
          <w:kern w:val="0"/>
          <w:sz w:val="24"/>
          <w:szCs w:val="24"/>
          <w:lang w:eastAsia="en-IN"/>
          <w14:ligatures w14:val="none"/>
        </w:rPr>
        <w:t xml:space="preserve"> </w:t>
      </w:r>
      <w:r w:rsidRPr="00721817">
        <w:rPr>
          <w:rFonts w:ascii="Times New Roman" w:eastAsia="Times New Roman" w:hAnsi="Times New Roman" w:cs="Times New Roman"/>
          <w:kern w:val="0"/>
          <w:sz w:val="24"/>
          <w:szCs w:val="24"/>
          <w:lang w:eastAsia="en-IN"/>
          <w14:ligatures w14:val="none"/>
        </w:rPr>
        <w:t>170–</w:t>
      </w:r>
      <w:r w:rsidR="004F3E32" w:rsidRPr="00721817">
        <w:rPr>
          <w:rFonts w:ascii="Times New Roman" w:eastAsia="Times New Roman" w:hAnsi="Times New Roman" w:cs="Times New Roman"/>
          <w:kern w:val="0"/>
          <w:sz w:val="24"/>
          <w:szCs w:val="24"/>
          <w:lang w:eastAsia="en-IN"/>
          <w14:ligatures w14:val="none"/>
        </w:rPr>
        <w:t>240</w:t>
      </w:r>
      <w:r w:rsidR="004F3E32">
        <w:rPr>
          <w:rFonts w:ascii="Times New Roman" w:eastAsia="Times New Roman" w:hAnsi="Times New Roman" w:cs="Times New Roman"/>
          <w:kern w:val="0"/>
          <w:sz w:val="24"/>
          <w:szCs w:val="24"/>
          <w:lang w:eastAsia="en-IN"/>
          <w14:ligatures w14:val="none"/>
        </w:rPr>
        <w:t xml:space="preserve"> </w:t>
      </w:r>
      <w:r w:rsidR="004F3E32" w:rsidRPr="00721817">
        <w:rPr>
          <w:rFonts w:ascii="Times New Roman" w:eastAsia="Times New Roman" w:hAnsi="Times New Roman" w:cs="Times New Roman"/>
          <w:kern w:val="0"/>
          <w:sz w:val="24"/>
          <w:szCs w:val="24"/>
          <w:lang w:eastAsia="en-IN"/>
          <w14:ligatures w14:val="none"/>
        </w:rPr>
        <w:t xml:space="preserve">residues </w:t>
      </w:r>
      <w:r w:rsidR="004F3E32">
        <w:rPr>
          <w:rFonts w:ascii="Times New Roman" w:eastAsia="Times New Roman" w:hAnsi="Times New Roman" w:cs="Times New Roman"/>
          <w:kern w:val="0"/>
          <w:sz w:val="24"/>
          <w:szCs w:val="24"/>
          <w:lang w:eastAsia="en-IN"/>
          <w14:ligatures w14:val="none"/>
        </w:rPr>
        <w:t>(approx.)</w:t>
      </w:r>
    </w:p>
    <w:p w14:paraId="182D3B0A" w14:textId="2A8BC442" w:rsidR="008F4B4F" w:rsidRPr="00721817" w:rsidRDefault="008F4B4F" w:rsidP="008F4B4F">
      <w:pPr>
        <w:numPr>
          <w:ilvl w:val="0"/>
          <w:numId w:val="4"/>
        </w:num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Region II: 380–450</w:t>
      </w:r>
      <w:r w:rsidR="004F3E32">
        <w:rPr>
          <w:rFonts w:ascii="Times New Roman" w:eastAsia="Times New Roman" w:hAnsi="Times New Roman" w:cs="Times New Roman"/>
          <w:kern w:val="0"/>
          <w:sz w:val="24"/>
          <w:szCs w:val="24"/>
          <w:lang w:eastAsia="en-IN"/>
          <w14:ligatures w14:val="none"/>
        </w:rPr>
        <w:t xml:space="preserve"> </w:t>
      </w:r>
      <w:r w:rsidR="004F3E32" w:rsidRPr="00721817">
        <w:rPr>
          <w:rFonts w:ascii="Times New Roman" w:eastAsia="Times New Roman" w:hAnsi="Times New Roman" w:cs="Times New Roman"/>
          <w:kern w:val="0"/>
          <w:sz w:val="24"/>
          <w:szCs w:val="24"/>
          <w:lang w:eastAsia="en-IN"/>
          <w14:ligatures w14:val="none"/>
        </w:rPr>
        <w:t xml:space="preserve">residues </w:t>
      </w:r>
      <w:r w:rsidR="004F3E32">
        <w:rPr>
          <w:rFonts w:ascii="Times New Roman" w:eastAsia="Times New Roman" w:hAnsi="Times New Roman" w:cs="Times New Roman"/>
          <w:kern w:val="0"/>
          <w:sz w:val="24"/>
          <w:szCs w:val="24"/>
          <w:lang w:eastAsia="en-IN"/>
          <w14:ligatures w14:val="none"/>
        </w:rPr>
        <w:t>(approx.)</w:t>
      </w:r>
    </w:p>
    <w:p w14:paraId="713F6DEF" w14:textId="28B53B4C" w:rsidR="008F4B4F" w:rsidRPr="00721817" w:rsidRDefault="008F4B4F" w:rsidP="008F4B4F">
      <w:p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These regions exhibit significantly higher sequence s</w:t>
      </w:r>
      <w:r w:rsidR="00465C3B">
        <w:rPr>
          <w:rFonts w:ascii="Times New Roman" w:eastAsia="Times New Roman" w:hAnsi="Times New Roman" w:cs="Times New Roman"/>
          <w:kern w:val="0"/>
          <w:sz w:val="24"/>
          <w:szCs w:val="24"/>
          <w:lang w:eastAsia="en-IN"/>
          <w14:ligatures w14:val="none"/>
        </w:rPr>
        <w:t xml:space="preserve">imilarity in comparison to </w:t>
      </w:r>
      <w:r w:rsidRPr="00721817">
        <w:rPr>
          <w:rFonts w:ascii="Times New Roman" w:eastAsia="Times New Roman" w:hAnsi="Times New Roman" w:cs="Times New Roman"/>
          <w:kern w:val="0"/>
          <w:sz w:val="24"/>
          <w:szCs w:val="24"/>
          <w:lang w:eastAsia="en-IN"/>
          <w14:ligatures w14:val="none"/>
        </w:rPr>
        <w:t xml:space="preserve">the remainder of the protein, </w:t>
      </w:r>
      <w:r w:rsidR="00465C3B">
        <w:rPr>
          <w:rFonts w:ascii="Times New Roman" w:eastAsia="Times New Roman" w:hAnsi="Times New Roman" w:cs="Times New Roman"/>
          <w:kern w:val="0"/>
          <w:sz w:val="24"/>
          <w:szCs w:val="24"/>
          <w:lang w:eastAsia="en-IN"/>
          <w14:ligatures w14:val="none"/>
        </w:rPr>
        <w:t xml:space="preserve">which might suggest a </w:t>
      </w:r>
      <w:r w:rsidRPr="00721817">
        <w:rPr>
          <w:rFonts w:ascii="Times New Roman" w:eastAsia="Times New Roman" w:hAnsi="Times New Roman" w:cs="Times New Roman"/>
          <w:kern w:val="0"/>
          <w:sz w:val="24"/>
          <w:szCs w:val="24"/>
          <w:lang w:eastAsia="en-IN"/>
          <w14:ligatures w14:val="none"/>
        </w:rPr>
        <w:t>strong evolutionary conservation.</w:t>
      </w:r>
      <w:r w:rsidR="00465C3B">
        <w:rPr>
          <w:rFonts w:ascii="Times New Roman" w:eastAsia="Times New Roman" w:hAnsi="Times New Roman" w:cs="Times New Roman"/>
          <w:kern w:val="0"/>
          <w:sz w:val="24"/>
          <w:szCs w:val="24"/>
          <w:lang w:eastAsia="en-IN"/>
          <w14:ligatures w14:val="none"/>
        </w:rPr>
        <w:t xml:space="preserve"> </w:t>
      </w:r>
      <w:r w:rsidR="00465C3B">
        <w:rPr>
          <w:rFonts w:ascii="Times New Roman" w:eastAsia="Times New Roman" w:hAnsi="Times New Roman" w:cs="Times New Roman"/>
          <w:kern w:val="0"/>
          <w:sz w:val="24"/>
          <w:szCs w:val="24"/>
          <w:lang w:eastAsia="en-IN"/>
          <w14:ligatures w14:val="none"/>
        </w:rPr>
        <w:tab/>
        <w:t>However, t</w:t>
      </w:r>
      <w:r w:rsidRPr="00721817">
        <w:rPr>
          <w:rFonts w:ascii="Times New Roman" w:eastAsia="Times New Roman" w:hAnsi="Times New Roman" w:cs="Times New Roman"/>
          <w:kern w:val="0"/>
          <w:sz w:val="24"/>
          <w:szCs w:val="24"/>
          <w:lang w:eastAsia="en-IN"/>
          <w14:ligatures w14:val="none"/>
        </w:rPr>
        <w:t>he N-terminal region (residues 1–167) showed comparatively low conservation and reduced sequence coverage.</w:t>
      </w:r>
      <w:del w:id="2" w:author="ATIN THAKUR" w:date="2026-06-11T12:07:00Z" w16du:dateUtc="2026-06-11T06:37:00Z">
        <w:r w:rsidR="006D5630" w:rsidRPr="00721817">
          <w:rPr>
            <w:rFonts w:ascii="Times New Roman" w:eastAsia="Times New Roman" w:hAnsi="Times New Roman" w:cs="Times New Roman"/>
            <w:kern w:val="0"/>
            <w:sz w:val="24"/>
            <w:szCs w:val="24"/>
            <w:lang w:eastAsia="en-IN"/>
            <w14:ligatures w14:val="none"/>
          </w:rPr>
          <w:pict w14:anchorId="1745D81E">
            <v:rect id="_x0000_i1032" style="width:0;height:1.5pt" o:hralign="center" o:hrstd="t" o:hr="t" fillcolor="#a0a0a0" stroked="f"/>
          </w:pict>
        </w:r>
      </w:del>
      <w:ins w:id="3" w:author="ATIN THAKUR" w:date="2026-06-11T12:07:00Z" w16du:dateUtc="2026-06-11T06:37:00Z">
        <w:r w:rsidR="00DB7F19">
          <w:rPr>
            <w:rFonts w:ascii="Times New Roman" w:eastAsia="Times New Roman" w:hAnsi="Times New Roman" w:cs="Times New Roman"/>
            <w:kern w:val="0"/>
            <w:sz w:val="24"/>
            <w:szCs w:val="24"/>
            <w:lang w:eastAsia="en-IN"/>
            <w14:ligatures w14:val="none"/>
          </w:rPr>
          <w:pict w14:anchorId="1745D81E">
            <v:rect id="_x0000_i1025" style="width:0;height:1.5pt" o:hralign="center" o:hrstd="t" o:hr="t" fillcolor="#a0a0a0" stroked="f"/>
          </w:pict>
        </w:r>
      </w:ins>
    </w:p>
    <w:p w14:paraId="29696169" w14:textId="77777777" w:rsidR="008F4B4F" w:rsidRPr="00721817" w:rsidRDefault="008F4B4F" w:rsidP="008F4B4F">
      <w:pPr>
        <w:rPr>
          <w:rFonts w:ascii="Times New Roman" w:eastAsia="Times New Roman" w:hAnsi="Times New Roman" w:cs="Times New Roman"/>
          <w:b/>
          <w:bCs/>
          <w:kern w:val="0"/>
          <w:sz w:val="24"/>
          <w:szCs w:val="24"/>
          <w:lang w:eastAsia="en-IN"/>
          <w14:ligatures w14:val="none"/>
        </w:rPr>
      </w:pPr>
      <w:r w:rsidRPr="00721817">
        <w:rPr>
          <w:rFonts w:ascii="Times New Roman" w:eastAsia="Times New Roman" w:hAnsi="Times New Roman" w:cs="Times New Roman"/>
          <w:b/>
          <w:bCs/>
          <w:kern w:val="0"/>
          <w:sz w:val="24"/>
          <w:szCs w:val="24"/>
          <w:lang w:eastAsia="en-IN"/>
          <w14:ligatures w14:val="none"/>
        </w:rPr>
        <w:t>2. Domain Architecture</w:t>
      </w:r>
    </w:p>
    <w:p w14:paraId="4B2BEFFA" w14:textId="493A0AB9" w:rsidR="008F4B4F" w:rsidRPr="00721817" w:rsidRDefault="008F4B4F" w:rsidP="008F4B4F">
      <w:p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Database annotation identified a conserved</w:t>
      </w:r>
      <w:r w:rsidR="00091355">
        <w:rPr>
          <w:rFonts w:ascii="Times New Roman" w:eastAsia="Times New Roman" w:hAnsi="Times New Roman" w:cs="Times New Roman"/>
          <w:kern w:val="0"/>
          <w:sz w:val="24"/>
          <w:szCs w:val="24"/>
          <w:lang w:eastAsia="en-IN"/>
          <w14:ligatures w14:val="none"/>
        </w:rPr>
        <w:t xml:space="preserve"> </w:t>
      </w:r>
      <w:r w:rsidRPr="00721817">
        <w:rPr>
          <w:rFonts w:ascii="Times New Roman" w:eastAsia="Times New Roman" w:hAnsi="Times New Roman" w:cs="Times New Roman"/>
          <w:b/>
          <w:bCs/>
          <w:kern w:val="0"/>
          <w:sz w:val="24"/>
          <w:szCs w:val="24"/>
          <w:lang w:eastAsia="en-IN"/>
          <w14:ligatures w14:val="none"/>
        </w:rPr>
        <w:t>SLC5/6-like Solute Binding Domain</w:t>
      </w:r>
      <w:r w:rsidR="00091355">
        <w:rPr>
          <w:rFonts w:ascii="Times New Roman" w:eastAsia="Times New Roman" w:hAnsi="Times New Roman" w:cs="Times New Roman"/>
          <w:kern w:val="0"/>
          <w:sz w:val="24"/>
          <w:szCs w:val="24"/>
          <w:lang w:eastAsia="en-IN"/>
          <w14:ligatures w14:val="none"/>
        </w:rPr>
        <w:t xml:space="preserve"> from </w:t>
      </w:r>
      <w:r w:rsidRPr="00721817">
        <w:rPr>
          <w:rFonts w:ascii="Times New Roman" w:eastAsia="Times New Roman" w:hAnsi="Times New Roman" w:cs="Times New Roman"/>
          <w:kern w:val="0"/>
          <w:sz w:val="24"/>
          <w:szCs w:val="24"/>
          <w:lang w:eastAsia="en-IN"/>
          <w14:ligatures w14:val="none"/>
        </w:rPr>
        <w:t>168–606</w:t>
      </w:r>
      <w:r w:rsidR="00091355">
        <w:rPr>
          <w:rFonts w:ascii="Times New Roman" w:eastAsia="Times New Roman" w:hAnsi="Times New Roman" w:cs="Times New Roman"/>
          <w:kern w:val="0"/>
          <w:sz w:val="24"/>
          <w:szCs w:val="24"/>
          <w:lang w:eastAsia="en-IN"/>
          <w14:ligatures w14:val="none"/>
        </w:rPr>
        <w:t xml:space="preserve"> residues.</w:t>
      </w:r>
      <w:r w:rsidR="00F00DC4">
        <w:rPr>
          <w:rFonts w:ascii="Times New Roman" w:eastAsia="Times New Roman" w:hAnsi="Times New Roman" w:cs="Times New Roman"/>
          <w:kern w:val="0"/>
          <w:sz w:val="24"/>
          <w:szCs w:val="24"/>
          <w:lang w:eastAsia="en-IN"/>
          <w14:ligatures w14:val="none"/>
        </w:rPr>
        <w:t xml:space="preserve"> </w:t>
      </w:r>
      <w:r w:rsidRPr="00721817">
        <w:rPr>
          <w:rFonts w:ascii="Times New Roman" w:eastAsia="Times New Roman" w:hAnsi="Times New Roman" w:cs="Times New Roman"/>
          <w:kern w:val="0"/>
          <w:sz w:val="24"/>
          <w:szCs w:val="24"/>
          <w:lang w:eastAsia="en-IN"/>
          <w14:ligatures w14:val="none"/>
        </w:rPr>
        <w:t>Interestingly, the highly conserved regions o</w:t>
      </w:r>
      <w:r w:rsidR="00F00DC4">
        <w:rPr>
          <w:rFonts w:ascii="Times New Roman" w:eastAsia="Times New Roman" w:hAnsi="Times New Roman" w:cs="Times New Roman"/>
          <w:kern w:val="0"/>
          <w:sz w:val="24"/>
          <w:szCs w:val="24"/>
          <w:lang w:eastAsia="en-IN"/>
          <w14:ligatures w14:val="none"/>
        </w:rPr>
        <w:t xml:space="preserve">bserved </w:t>
      </w:r>
      <w:r w:rsidRPr="00721817">
        <w:rPr>
          <w:rFonts w:ascii="Times New Roman" w:eastAsia="Times New Roman" w:hAnsi="Times New Roman" w:cs="Times New Roman"/>
          <w:kern w:val="0"/>
          <w:sz w:val="24"/>
          <w:szCs w:val="24"/>
          <w:lang w:eastAsia="en-IN"/>
          <w14:ligatures w14:val="none"/>
        </w:rPr>
        <w:t>in the MSA overlap with this annotated transporter domain</w:t>
      </w:r>
      <w:r w:rsidR="00F00DC4">
        <w:rPr>
          <w:rFonts w:ascii="Times New Roman" w:eastAsia="Times New Roman" w:hAnsi="Times New Roman" w:cs="Times New Roman"/>
          <w:kern w:val="0"/>
          <w:sz w:val="24"/>
          <w:szCs w:val="24"/>
          <w:lang w:eastAsia="en-IN"/>
          <w14:ligatures w14:val="none"/>
        </w:rPr>
        <w:t xml:space="preserve"> reflects their structural and functional significance</w:t>
      </w:r>
      <w:r w:rsidRPr="00721817">
        <w:rPr>
          <w:rFonts w:ascii="Times New Roman" w:eastAsia="Times New Roman" w:hAnsi="Times New Roman" w:cs="Times New Roman"/>
          <w:kern w:val="0"/>
          <w:sz w:val="24"/>
          <w:szCs w:val="24"/>
          <w:lang w:eastAsia="en-IN"/>
          <w14:ligatures w14:val="none"/>
        </w:rPr>
        <w:t>.</w:t>
      </w:r>
    </w:p>
    <w:p w14:paraId="6FA2333E" w14:textId="77777777" w:rsidR="008F4B4F" w:rsidRPr="00721817" w:rsidRDefault="008F4B4F" w:rsidP="008F4B4F">
      <w:pPr>
        <w:rPr>
          <w:rFonts w:ascii="Times New Roman" w:eastAsia="Times New Roman" w:hAnsi="Times New Roman" w:cs="Times New Roman"/>
          <w:b/>
          <w:bCs/>
          <w:kern w:val="0"/>
          <w:sz w:val="24"/>
          <w:szCs w:val="24"/>
          <w:lang w:eastAsia="en-IN"/>
          <w14:ligatures w14:val="none"/>
        </w:rPr>
      </w:pPr>
      <w:r w:rsidRPr="00721817">
        <w:rPr>
          <w:rFonts w:ascii="Times New Roman" w:eastAsia="Times New Roman" w:hAnsi="Times New Roman" w:cs="Times New Roman"/>
          <w:b/>
          <w:bCs/>
          <w:kern w:val="0"/>
          <w:sz w:val="24"/>
          <w:szCs w:val="24"/>
          <w:lang w:eastAsia="en-IN"/>
          <w14:ligatures w14:val="none"/>
        </w:rPr>
        <w:t>3. AlphaFold Model Quality</w:t>
      </w:r>
    </w:p>
    <w:p w14:paraId="50EA0756" w14:textId="7E18E694" w:rsidR="00FF21A2" w:rsidRPr="00721817" w:rsidRDefault="00FF21A2" w:rsidP="008F4B4F">
      <w:pPr>
        <w:rPr>
          <w:rFonts w:ascii="Times New Roman" w:eastAsia="Times New Roman" w:hAnsi="Times New Roman" w:cs="Times New Roman"/>
          <w:b/>
          <w:bCs/>
          <w:kern w:val="0"/>
          <w:sz w:val="24"/>
          <w:szCs w:val="24"/>
          <w:lang w:eastAsia="en-IN"/>
          <w14:ligatures w14:val="none"/>
        </w:rPr>
      </w:pPr>
      <w:r w:rsidRPr="00721817">
        <w:rPr>
          <w:rFonts w:ascii="Times New Roman" w:hAnsi="Times New Roman" w:cs="Times New Roman"/>
          <w:noProof/>
          <w:sz w:val="24"/>
          <w:szCs w:val="24"/>
        </w:rPr>
        <w:drawing>
          <wp:inline distT="0" distB="0" distL="0" distR="0" wp14:anchorId="2CB6E28E" wp14:editId="381FC9B4">
            <wp:extent cx="5731510" cy="1104900"/>
            <wp:effectExtent l="0" t="0" r="2540" b="0"/>
            <wp:docPr id="210717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104900"/>
                    </a:xfrm>
                    <a:prstGeom prst="rect">
                      <a:avLst/>
                    </a:prstGeom>
                    <a:noFill/>
                    <a:ln>
                      <a:noFill/>
                    </a:ln>
                  </pic:spPr>
                </pic:pic>
              </a:graphicData>
            </a:graphic>
          </wp:inline>
        </w:drawing>
      </w:r>
    </w:p>
    <w:p w14:paraId="48341168" w14:textId="115592EB" w:rsidR="008F4B4F" w:rsidRPr="00721817" w:rsidRDefault="008F4B4F" w:rsidP="008F4B4F">
      <w:p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Five independent AlphaFold models were generated.</w:t>
      </w:r>
      <w:r w:rsidR="00F00DC4">
        <w:rPr>
          <w:rFonts w:ascii="Times New Roman" w:eastAsia="Times New Roman" w:hAnsi="Times New Roman" w:cs="Times New Roman"/>
          <w:kern w:val="0"/>
          <w:sz w:val="24"/>
          <w:szCs w:val="24"/>
          <w:lang w:eastAsia="en-IN"/>
          <w14:ligatures w14:val="none"/>
        </w:rPr>
        <w:t xml:space="preserve"> Among these, the b</w:t>
      </w:r>
      <w:r w:rsidRPr="00721817">
        <w:rPr>
          <w:rFonts w:ascii="Times New Roman" w:eastAsia="Times New Roman" w:hAnsi="Times New Roman" w:cs="Times New Roman"/>
          <w:kern w:val="0"/>
          <w:sz w:val="24"/>
          <w:szCs w:val="24"/>
          <w:lang w:eastAsia="en-IN"/>
          <w14:ligatures w14:val="none"/>
        </w:rPr>
        <w:t>est-ranked model</w:t>
      </w:r>
      <w:r w:rsidR="00F00DC4">
        <w:rPr>
          <w:rFonts w:ascii="Times New Roman" w:eastAsia="Times New Roman" w:hAnsi="Times New Roman" w:cs="Times New Roman"/>
          <w:kern w:val="0"/>
          <w:sz w:val="24"/>
          <w:szCs w:val="24"/>
          <w:lang w:eastAsia="en-IN"/>
          <w14:ligatures w14:val="none"/>
        </w:rPr>
        <w:t xml:space="preserve"> has a </w:t>
      </w:r>
      <w:proofErr w:type="spellStart"/>
      <w:r w:rsidRPr="00721817">
        <w:rPr>
          <w:rFonts w:ascii="Times New Roman" w:eastAsia="Times New Roman" w:hAnsi="Times New Roman" w:cs="Times New Roman"/>
          <w:kern w:val="0"/>
          <w:sz w:val="24"/>
          <w:szCs w:val="24"/>
          <w:lang w:eastAsia="en-IN"/>
          <w14:ligatures w14:val="none"/>
        </w:rPr>
        <w:t>pLDDT</w:t>
      </w:r>
      <w:proofErr w:type="spellEnd"/>
      <w:r w:rsidRPr="00721817">
        <w:rPr>
          <w:rFonts w:ascii="Times New Roman" w:eastAsia="Times New Roman" w:hAnsi="Times New Roman" w:cs="Times New Roman"/>
          <w:kern w:val="0"/>
          <w:sz w:val="24"/>
          <w:szCs w:val="24"/>
          <w:lang w:eastAsia="en-IN"/>
          <w14:ligatures w14:val="none"/>
        </w:rPr>
        <w:t xml:space="preserve"> = 70.1</w:t>
      </w:r>
      <w:r w:rsidR="00F00DC4">
        <w:rPr>
          <w:rFonts w:ascii="Times New Roman" w:eastAsia="Times New Roman" w:hAnsi="Times New Roman" w:cs="Times New Roman"/>
          <w:kern w:val="0"/>
          <w:sz w:val="24"/>
          <w:szCs w:val="24"/>
          <w:lang w:eastAsia="en-IN"/>
          <w14:ligatures w14:val="none"/>
        </w:rPr>
        <w:t xml:space="preserve"> &amp; </w:t>
      </w:r>
      <w:proofErr w:type="spellStart"/>
      <w:r w:rsidRPr="00721817">
        <w:rPr>
          <w:rFonts w:ascii="Times New Roman" w:eastAsia="Times New Roman" w:hAnsi="Times New Roman" w:cs="Times New Roman"/>
          <w:kern w:val="0"/>
          <w:sz w:val="24"/>
          <w:szCs w:val="24"/>
          <w:lang w:eastAsia="en-IN"/>
          <w14:ligatures w14:val="none"/>
        </w:rPr>
        <w:t>pTM</w:t>
      </w:r>
      <w:proofErr w:type="spellEnd"/>
      <w:r w:rsidRPr="00721817">
        <w:rPr>
          <w:rFonts w:ascii="Times New Roman" w:eastAsia="Times New Roman" w:hAnsi="Times New Roman" w:cs="Times New Roman"/>
          <w:kern w:val="0"/>
          <w:sz w:val="24"/>
          <w:szCs w:val="24"/>
          <w:lang w:eastAsia="en-IN"/>
          <w14:ligatures w14:val="none"/>
        </w:rPr>
        <w:t xml:space="preserve"> = 0.670</w:t>
      </w:r>
      <w:r w:rsidR="00F00DC4">
        <w:rPr>
          <w:rFonts w:ascii="Times New Roman" w:eastAsia="Times New Roman" w:hAnsi="Times New Roman" w:cs="Times New Roman"/>
          <w:kern w:val="0"/>
          <w:sz w:val="24"/>
          <w:szCs w:val="24"/>
          <w:lang w:eastAsia="en-IN"/>
          <w14:ligatures w14:val="none"/>
        </w:rPr>
        <w:t xml:space="preserve">. </w:t>
      </w:r>
      <w:r w:rsidRPr="00721817">
        <w:rPr>
          <w:rFonts w:ascii="Times New Roman" w:eastAsia="Times New Roman" w:hAnsi="Times New Roman" w:cs="Times New Roman"/>
          <w:kern w:val="0"/>
          <w:sz w:val="24"/>
          <w:szCs w:val="24"/>
          <w:lang w:eastAsia="en-IN"/>
          <w14:ligatures w14:val="none"/>
        </w:rPr>
        <w:t>The consistency among independently generated models suggests a stable overall fold.</w:t>
      </w:r>
      <w:del w:id="4" w:author="ATIN THAKUR" w:date="2026-06-11T12:07:00Z" w16du:dateUtc="2026-06-11T06:37:00Z">
        <w:r w:rsidR="006D5630" w:rsidRPr="00721817">
          <w:rPr>
            <w:rFonts w:ascii="Times New Roman" w:eastAsia="Times New Roman" w:hAnsi="Times New Roman" w:cs="Times New Roman"/>
            <w:kern w:val="0"/>
            <w:sz w:val="24"/>
            <w:szCs w:val="24"/>
            <w:lang w:eastAsia="en-IN"/>
            <w14:ligatures w14:val="none"/>
          </w:rPr>
          <w:pict w14:anchorId="766930EC">
            <v:rect id="_x0000_i1034" style="width:0;height:1.5pt" o:hralign="center" o:hrstd="t" o:hr="t" fillcolor="#a0a0a0" stroked="f"/>
          </w:pict>
        </w:r>
      </w:del>
      <w:ins w:id="5" w:author="ATIN THAKUR" w:date="2026-06-11T12:07:00Z" w16du:dateUtc="2026-06-11T06:37:00Z">
        <w:r w:rsidR="00DB7F19">
          <w:rPr>
            <w:rFonts w:ascii="Times New Roman" w:eastAsia="Times New Roman" w:hAnsi="Times New Roman" w:cs="Times New Roman"/>
            <w:kern w:val="0"/>
            <w:sz w:val="24"/>
            <w:szCs w:val="24"/>
            <w:lang w:eastAsia="en-IN"/>
            <w14:ligatures w14:val="none"/>
          </w:rPr>
          <w:pict w14:anchorId="766930EC">
            <v:rect id="_x0000_i1026" style="width:0;height:1.5pt" o:hralign="center" o:hrstd="t" o:hr="t" fillcolor="#a0a0a0" stroked="f"/>
          </w:pict>
        </w:r>
      </w:ins>
    </w:p>
    <w:p w14:paraId="108CA29E" w14:textId="77777777" w:rsidR="008F4B4F" w:rsidRPr="00721817" w:rsidRDefault="008F4B4F" w:rsidP="008F4B4F">
      <w:pPr>
        <w:rPr>
          <w:rFonts w:ascii="Times New Roman" w:eastAsia="Times New Roman" w:hAnsi="Times New Roman" w:cs="Times New Roman"/>
          <w:b/>
          <w:bCs/>
          <w:kern w:val="0"/>
          <w:sz w:val="24"/>
          <w:szCs w:val="24"/>
          <w:lang w:eastAsia="en-IN"/>
          <w14:ligatures w14:val="none"/>
        </w:rPr>
      </w:pPr>
      <w:r w:rsidRPr="00721817">
        <w:rPr>
          <w:rFonts w:ascii="Times New Roman" w:eastAsia="Times New Roman" w:hAnsi="Times New Roman" w:cs="Times New Roman"/>
          <w:b/>
          <w:bCs/>
          <w:kern w:val="0"/>
          <w:sz w:val="24"/>
          <w:szCs w:val="24"/>
          <w:lang w:eastAsia="en-IN"/>
          <w14:ligatures w14:val="none"/>
        </w:rPr>
        <w:t>4. Structural Organization</w:t>
      </w:r>
    </w:p>
    <w:p w14:paraId="22780289" w14:textId="420A5C04" w:rsidR="00193C0E" w:rsidRPr="00721817" w:rsidRDefault="008F4B4F" w:rsidP="00FF351A">
      <w:p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lastRenderedPageBreak/>
        <w:t>Visualization of the predicted structure revealed</w:t>
      </w:r>
      <w:r w:rsidR="00FF351A">
        <w:rPr>
          <w:rFonts w:ascii="Times New Roman" w:eastAsia="Times New Roman" w:hAnsi="Times New Roman" w:cs="Times New Roman"/>
          <w:kern w:val="0"/>
          <w:sz w:val="24"/>
          <w:szCs w:val="24"/>
          <w:lang w:eastAsia="en-IN"/>
          <w14:ligatures w14:val="none"/>
        </w:rPr>
        <w:t xml:space="preserve"> a</w:t>
      </w:r>
      <w:r w:rsidRPr="00721817">
        <w:rPr>
          <w:rFonts w:ascii="Times New Roman" w:eastAsia="Times New Roman" w:hAnsi="Times New Roman" w:cs="Times New Roman"/>
          <w:kern w:val="0"/>
          <w:sz w:val="24"/>
          <w:szCs w:val="24"/>
          <w:lang w:eastAsia="en-IN"/>
          <w14:ligatures w14:val="none"/>
        </w:rPr>
        <w:t xml:space="preserve"> compact transmembrane helical core</w:t>
      </w:r>
      <w:r w:rsidR="00FF351A">
        <w:rPr>
          <w:rFonts w:ascii="Times New Roman" w:eastAsia="Times New Roman" w:hAnsi="Times New Roman" w:cs="Times New Roman"/>
          <w:kern w:val="0"/>
          <w:sz w:val="24"/>
          <w:szCs w:val="24"/>
          <w:lang w:eastAsia="en-IN"/>
          <w14:ligatures w14:val="none"/>
        </w:rPr>
        <w:t>, a</w:t>
      </w:r>
      <w:r w:rsidRPr="00721817">
        <w:rPr>
          <w:rFonts w:ascii="Times New Roman" w:eastAsia="Times New Roman" w:hAnsi="Times New Roman" w:cs="Times New Roman"/>
          <w:kern w:val="0"/>
          <w:sz w:val="24"/>
          <w:szCs w:val="24"/>
          <w:lang w:eastAsia="en-IN"/>
          <w14:ligatures w14:val="none"/>
        </w:rPr>
        <w:t xml:space="preserve"> long low-complexity N-terminal extensio</w:t>
      </w:r>
      <w:r w:rsidR="00015CA0" w:rsidRPr="00721817">
        <w:rPr>
          <w:rFonts w:ascii="Times New Roman" w:eastAsia="Times New Roman" w:hAnsi="Times New Roman" w:cs="Times New Roman"/>
          <w:kern w:val="0"/>
          <w:sz w:val="24"/>
          <w:szCs w:val="24"/>
          <w:lang w:eastAsia="en-IN"/>
          <w14:ligatures w14:val="none"/>
        </w:rPr>
        <w:t>n</w:t>
      </w:r>
      <w:del w:id="6" w:author="ATIN THAKUR" w:date="2026-06-11T12:07:00Z" w16du:dateUtc="2026-06-11T06:37:00Z">
        <w:r w:rsidR="00AF121F" w:rsidRPr="00721817">
          <w:rPr>
            <w:rFonts w:ascii="Times New Roman" w:hAnsi="Times New Roman" w:cs="Times New Roman"/>
            <w:sz w:val="24"/>
            <w:szCs w:val="24"/>
            <w:lang w:eastAsia="en-IN"/>
          </w:rPr>
          <w:drawing>
            <wp:anchor distT="0" distB="0" distL="114300" distR="114300" simplePos="0" relativeHeight="251663360" behindDoc="0" locked="0" layoutInCell="1" allowOverlap="1" wp14:anchorId="40320E17" wp14:editId="5F3423C7">
              <wp:simplePos x="0" y="0"/>
              <wp:positionH relativeFrom="column">
                <wp:posOffset>523718</wp:posOffset>
              </wp:positionH>
              <wp:positionV relativeFrom="paragraph">
                <wp:posOffset>438760</wp:posOffset>
              </wp:positionV>
              <wp:extent cx="5723890" cy="4474845"/>
              <wp:effectExtent l="0" t="0" r="0" b="1905"/>
              <wp:wrapTopAndBottom/>
              <wp:docPr id="162360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43138" name=""/>
                      <pic:cNvPicPr/>
                    </pic:nvPicPr>
                    <pic:blipFill>
                      <a:blip r:embed="rId9">
                        <a:extLst>
                          <a:ext uri="{28A0092B-C50C-407E-A947-70E740481C1C}">
                            <a14:useLocalDpi xmlns:a14="http://schemas.microsoft.com/office/drawing/2010/main" val="0"/>
                          </a:ext>
                        </a:extLst>
                      </a:blip>
                      <a:stretch>
                        <a:fillRect/>
                      </a:stretch>
                    </pic:blipFill>
                    <pic:spPr>
                      <a:xfrm>
                        <a:off x="0" y="0"/>
                        <a:ext cx="5723890" cy="4474845"/>
                      </a:xfrm>
                      <a:prstGeom prst="rect">
                        <a:avLst/>
                      </a:prstGeom>
                    </pic:spPr>
                  </pic:pic>
                </a:graphicData>
              </a:graphic>
              <wp14:sizeRelH relativeFrom="margin">
                <wp14:pctWidth>0</wp14:pctWidth>
              </wp14:sizeRelH>
              <wp14:sizeRelV relativeFrom="margin">
                <wp14:pctHeight>0</wp14:pctHeight>
              </wp14:sizeRelV>
            </wp:anchor>
          </w:drawing>
        </w:r>
      </w:del>
      <w:ins w:id="7" w:author="ATIN THAKUR" w:date="2026-06-11T12:07:00Z" w16du:dateUtc="2026-06-11T06:37:00Z">
        <w:r w:rsidR="00AF121F" w:rsidRPr="00721817">
          <w:rPr>
            <w:rFonts w:ascii="Times New Roman" w:hAnsi="Times New Roman" w:cs="Times New Roman"/>
            <w:noProof/>
            <w:sz w:val="24"/>
            <w:szCs w:val="24"/>
            <w:lang w:eastAsia="en-IN"/>
          </w:rPr>
          <w:drawing>
            <wp:anchor distT="0" distB="0" distL="114300" distR="114300" simplePos="0" relativeHeight="251659264" behindDoc="0" locked="0" layoutInCell="1" allowOverlap="1" wp14:anchorId="40320E17" wp14:editId="5F3423C7">
              <wp:simplePos x="0" y="0"/>
              <wp:positionH relativeFrom="column">
                <wp:posOffset>523718</wp:posOffset>
              </wp:positionH>
              <wp:positionV relativeFrom="paragraph">
                <wp:posOffset>438760</wp:posOffset>
              </wp:positionV>
              <wp:extent cx="5723890" cy="4474845"/>
              <wp:effectExtent l="0" t="0" r="0" b="1905"/>
              <wp:wrapTopAndBottom/>
              <wp:docPr id="94084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43138" name=""/>
                      <pic:cNvPicPr/>
                    </pic:nvPicPr>
                    <pic:blipFill>
                      <a:blip r:embed="rId9">
                        <a:extLst>
                          <a:ext uri="{28A0092B-C50C-407E-A947-70E740481C1C}">
                            <a14:useLocalDpi xmlns:a14="http://schemas.microsoft.com/office/drawing/2010/main" val="0"/>
                          </a:ext>
                        </a:extLst>
                      </a:blip>
                      <a:stretch>
                        <a:fillRect/>
                      </a:stretch>
                    </pic:blipFill>
                    <pic:spPr>
                      <a:xfrm>
                        <a:off x="0" y="0"/>
                        <a:ext cx="5723890" cy="4474845"/>
                      </a:xfrm>
                      <a:prstGeom prst="rect">
                        <a:avLst/>
                      </a:prstGeom>
                    </pic:spPr>
                  </pic:pic>
                </a:graphicData>
              </a:graphic>
              <wp14:sizeRelH relativeFrom="margin">
                <wp14:pctWidth>0</wp14:pctWidth>
              </wp14:sizeRelH>
              <wp14:sizeRelV relativeFrom="margin">
                <wp14:pctHeight>0</wp14:pctHeight>
              </wp14:sizeRelV>
            </wp:anchor>
          </w:drawing>
        </w:r>
      </w:ins>
      <w:r w:rsidR="00FF351A">
        <w:rPr>
          <w:rFonts w:ascii="Times New Roman" w:eastAsia="Times New Roman" w:hAnsi="Times New Roman" w:cs="Times New Roman"/>
          <w:kern w:val="0"/>
          <w:sz w:val="24"/>
          <w:szCs w:val="24"/>
          <w:lang w:eastAsia="en-IN"/>
          <w14:ligatures w14:val="none"/>
        </w:rPr>
        <w:t xml:space="preserve"> &amp; mu</w:t>
      </w:r>
      <w:r w:rsidRPr="00721817">
        <w:rPr>
          <w:rFonts w:ascii="Times New Roman" w:eastAsia="Times New Roman" w:hAnsi="Times New Roman" w:cs="Times New Roman"/>
          <w:kern w:val="0"/>
          <w:sz w:val="24"/>
          <w:szCs w:val="24"/>
          <w:lang w:eastAsia="en-IN"/>
          <w14:ligatures w14:val="none"/>
        </w:rPr>
        <w:t>ltiple predicted membrane-spanning helices</w:t>
      </w:r>
      <w:r w:rsidR="00FF351A">
        <w:rPr>
          <w:rFonts w:ascii="Times New Roman" w:eastAsia="Times New Roman" w:hAnsi="Times New Roman" w:cs="Times New Roman"/>
          <w:kern w:val="0"/>
          <w:sz w:val="24"/>
          <w:szCs w:val="24"/>
          <w:lang w:eastAsia="en-IN"/>
          <w14:ligatures w14:val="none"/>
        </w:rPr>
        <w:t>.</w:t>
      </w:r>
      <w:r w:rsidR="00CD604A" w:rsidRPr="00721817">
        <w:rPr>
          <w:rFonts w:ascii="Times New Roman" w:hAnsi="Times New Roman" w:cs="Times New Roman"/>
          <w:noProof/>
          <w:sz w:val="24"/>
          <w:szCs w:val="24"/>
          <w:lang w:eastAsia="en-IN"/>
        </w:rPr>
        <w:drawing>
          <wp:inline distT="0" distB="0" distL="0" distR="0" wp14:anchorId="2B82C85A" wp14:editId="68E1FFA0">
            <wp:extent cx="5682343" cy="320032"/>
            <wp:effectExtent l="0" t="0" r="0" b="4445"/>
            <wp:docPr id="174203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38676" name=""/>
                    <pic:cNvPicPr/>
                  </pic:nvPicPr>
                  <pic:blipFill>
                    <a:blip r:embed="rId10"/>
                    <a:stretch>
                      <a:fillRect/>
                    </a:stretch>
                  </pic:blipFill>
                  <pic:spPr>
                    <a:xfrm>
                      <a:off x="0" y="0"/>
                      <a:ext cx="6045552" cy="340488"/>
                    </a:xfrm>
                    <a:prstGeom prst="rect">
                      <a:avLst/>
                    </a:prstGeom>
                  </pic:spPr>
                </pic:pic>
              </a:graphicData>
            </a:graphic>
          </wp:inline>
        </w:drawing>
      </w:r>
    </w:p>
    <w:p w14:paraId="1F079CF5" w14:textId="7EB7A03B" w:rsidR="00DD53ED" w:rsidRPr="00721817" w:rsidRDefault="008F4B4F" w:rsidP="00DD53ED">
      <w:p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The transmembrane region displayed substantially higher confidence than the N-terminal region.</w:t>
      </w:r>
      <w:r w:rsidR="00DD53ED" w:rsidRPr="00721817">
        <w:rPr>
          <w:rFonts w:ascii="Times New Roman" w:eastAsia="Times New Roman" w:hAnsi="Times New Roman" w:cs="Times New Roman"/>
          <w:kern w:val="0"/>
          <w:sz w:val="24"/>
          <w:szCs w:val="24"/>
          <w:lang w:eastAsia="en-IN"/>
          <w14:ligatures w14:val="none"/>
        </w:rPr>
        <w:t xml:space="preserve"> Additionally, our AlphaFold run already found structural matches in PDB70.</w:t>
      </w:r>
    </w:p>
    <w:p w14:paraId="7AABC474" w14:textId="30179CD3" w:rsidR="002C534E" w:rsidRPr="00721817" w:rsidRDefault="00D66122" w:rsidP="008F4B4F">
      <w:pPr>
        <w:rPr>
          <w:rFonts w:ascii="Times New Roman" w:eastAsia="Times New Roman" w:hAnsi="Times New Roman" w:cs="Times New Roman"/>
          <w:kern w:val="0"/>
          <w:sz w:val="24"/>
          <w:szCs w:val="24"/>
          <w:lang w:eastAsia="en-IN"/>
          <w14:ligatures w14:val="none"/>
        </w:rPr>
      </w:pPr>
      <w:r w:rsidRPr="00D66122">
        <w:rPr>
          <w:rFonts w:ascii="Times New Roman" w:eastAsia="Times New Roman" w:hAnsi="Times New Roman" w:cs="Times New Roman"/>
          <w:kern w:val="0"/>
          <w:sz w:val="24"/>
          <w:szCs w:val="24"/>
          <w:lang w:eastAsia="en-IN"/>
          <w14:ligatures w14:val="none"/>
        </w:rPr>
        <w:t>Template-search results identified remote structural similarities to PDB entries 7KGV and 6C08, with alignments spanning residues 174–566. Although sequence identities were low (~12%), the overlap between these alignments and the predicted transporter domain provides additional support for the assignment of residues 168–606 as the conserved transporter core.</w:t>
      </w:r>
      <w:del w:id="8" w:author="ATIN THAKUR" w:date="2026-06-11T12:07:00Z" w16du:dateUtc="2026-06-11T06:37:00Z">
        <w:r w:rsidR="006D5630" w:rsidRPr="00721817">
          <w:rPr>
            <w:rFonts w:ascii="Times New Roman" w:eastAsia="Times New Roman" w:hAnsi="Times New Roman" w:cs="Times New Roman"/>
            <w:kern w:val="0"/>
            <w:sz w:val="24"/>
            <w:szCs w:val="24"/>
            <w:lang w:eastAsia="en-IN"/>
            <w14:ligatures w14:val="none"/>
          </w:rPr>
          <w:pict w14:anchorId="320B86FE">
            <v:rect id="_x0000_i1045" style="width:0;height:1.5pt" o:hralign="center" o:hrstd="t" o:hr="t" fillcolor="#a0a0a0" stroked="f"/>
          </w:pict>
        </w:r>
      </w:del>
      <w:ins w:id="9" w:author="ATIN THAKUR" w:date="2026-06-11T12:07:00Z" w16du:dateUtc="2026-06-11T06:37:00Z">
        <w:r w:rsidR="00DB7F19">
          <w:rPr>
            <w:rFonts w:ascii="Times New Roman" w:eastAsia="Times New Roman" w:hAnsi="Times New Roman" w:cs="Times New Roman"/>
            <w:kern w:val="0"/>
            <w:sz w:val="24"/>
            <w:szCs w:val="24"/>
            <w:lang w:eastAsia="en-IN"/>
            <w14:ligatures w14:val="none"/>
          </w:rPr>
          <w:pict w14:anchorId="320B86FE">
            <v:rect id="_x0000_i1027" style="width:0;height:1.5pt" o:hralign="center" o:hrstd="t" o:hr="t" fillcolor="#a0a0a0" stroked="f"/>
          </w:pict>
        </w:r>
      </w:ins>
    </w:p>
    <w:p w14:paraId="34D54FF5" w14:textId="77777777" w:rsidR="006D5630" w:rsidRPr="00721817" w:rsidRDefault="006D5630" w:rsidP="008F4B4F">
      <w:pPr>
        <w:rPr>
          <w:rFonts w:ascii="Times New Roman" w:eastAsia="Times New Roman" w:hAnsi="Times New Roman" w:cs="Times New Roman"/>
          <w:kern w:val="0"/>
          <w:sz w:val="24"/>
          <w:szCs w:val="24"/>
          <w:lang w:eastAsia="en-IN"/>
          <w14:ligatures w14:val="none"/>
        </w:rPr>
      </w:pPr>
    </w:p>
    <w:p w14:paraId="4AB1D651" w14:textId="77777777" w:rsidR="002C534E" w:rsidRDefault="002C534E" w:rsidP="008F4B4F">
      <w:pPr>
        <w:rPr>
          <w:rFonts w:ascii="Times New Roman" w:eastAsia="Times New Roman" w:hAnsi="Times New Roman" w:cs="Times New Roman"/>
          <w:b/>
          <w:bCs/>
          <w:kern w:val="0"/>
          <w:sz w:val="24"/>
          <w:szCs w:val="24"/>
          <w:lang w:eastAsia="en-IN"/>
          <w14:ligatures w14:val="none"/>
        </w:rPr>
      </w:pPr>
    </w:p>
    <w:p w14:paraId="39BAC1B1" w14:textId="77777777" w:rsidR="00053FA5" w:rsidRDefault="00053FA5" w:rsidP="008F4B4F">
      <w:pPr>
        <w:rPr>
          <w:rFonts w:ascii="Times New Roman" w:eastAsia="Times New Roman" w:hAnsi="Times New Roman" w:cs="Times New Roman"/>
          <w:b/>
          <w:bCs/>
          <w:kern w:val="0"/>
          <w:sz w:val="24"/>
          <w:szCs w:val="24"/>
          <w:lang w:eastAsia="en-IN"/>
          <w14:ligatures w14:val="none"/>
        </w:rPr>
      </w:pPr>
    </w:p>
    <w:p w14:paraId="7FE1CC3C" w14:textId="77777777" w:rsidR="00053FA5" w:rsidRDefault="00053FA5" w:rsidP="008F4B4F">
      <w:pPr>
        <w:rPr>
          <w:rFonts w:ascii="Times New Roman" w:eastAsia="Times New Roman" w:hAnsi="Times New Roman" w:cs="Times New Roman"/>
          <w:b/>
          <w:bCs/>
          <w:kern w:val="0"/>
          <w:sz w:val="24"/>
          <w:szCs w:val="24"/>
          <w:lang w:eastAsia="en-IN"/>
          <w14:ligatures w14:val="none"/>
        </w:rPr>
      </w:pPr>
    </w:p>
    <w:p w14:paraId="054D07A1" w14:textId="77777777" w:rsidR="00053FA5" w:rsidRDefault="00053FA5" w:rsidP="008F4B4F">
      <w:pPr>
        <w:rPr>
          <w:rFonts w:ascii="Times New Roman" w:eastAsia="Times New Roman" w:hAnsi="Times New Roman" w:cs="Times New Roman"/>
          <w:b/>
          <w:bCs/>
          <w:kern w:val="0"/>
          <w:sz w:val="24"/>
          <w:szCs w:val="24"/>
          <w:lang w:eastAsia="en-IN"/>
          <w14:ligatures w14:val="none"/>
        </w:rPr>
      </w:pPr>
    </w:p>
    <w:p w14:paraId="31CBC169" w14:textId="77777777" w:rsidR="00053FA5" w:rsidRDefault="00053FA5" w:rsidP="008F4B4F">
      <w:pPr>
        <w:rPr>
          <w:rFonts w:ascii="Times New Roman" w:eastAsia="Times New Roman" w:hAnsi="Times New Roman" w:cs="Times New Roman"/>
          <w:b/>
          <w:bCs/>
          <w:kern w:val="0"/>
          <w:sz w:val="24"/>
          <w:szCs w:val="24"/>
          <w:lang w:eastAsia="en-IN"/>
          <w14:ligatures w14:val="none"/>
        </w:rPr>
      </w:pPr>
    </w:p>
    <w:p w14:paraId="790A001F" w14:textId="77777777" w:rsidR="004262EE" w:rsidRPr="00721817" w:rsidRDefault="004262EE" w:rsidP="008F4B4F">
      <w:pPr>
        <w:rPr>
          <w:rFonts w:ascii="Times New Roman" w:eastAsia="Times New Roman" w:hAnsi="Times New Roman" w:cs="Times New Roman"/>
          <w:b/>
          <w:bCs/>
          <w:kern w:val="0"/>
          <w:sz w:val="24"/>
          <w:szCs w:val="24"/>
          <w:lang w:eastAsia="en-IN"/>
          <w14:ligatures w14:val="none"/>
        </w:rPr>
      </w:pPr>
    </w:p>
    <w:p w14:paraId="1532E056" w14:textId="5D2AB6C0" w:rsidR="008F4B4F" w:rsidRPr="00721817" w:rsidRDefault="008F4B4F" w:rsidP="008F4B4F">
      <w:pPr>
        <w:rPr>
          <w:rFonts w:ascii="Times New Roman" w:eastAsia="Times New Roman" w:hAnsi="Times New Roman" w:cs="Times New Roman"/>
          <w:b/>
          <w:bCs/>
          <w:kern w:val="0"/>
          <w:sz w:val="24"/>
          <w:szCs w:val="24"/>
          <w:lang w:eastAsia="en-IN"/>
          <w14:ligatures w14:val="none"/>
        </w:rPr>
      </w:pPr>
      <w:r w:rsidRPr="00721817">
        <w:rPr>
          <w:rFonts w:ascii="Times New Roman" w:eastAsia="Times New Roman" w:hAnsi="Times New Roman" w:cs="Times New Roman"/>
          <w:b/>
          <w:bCs/>
          <w:kern w:val="0"/>
          <w:sz w:val="24"/>
          <w:szCs w:val="24"/>
          <w:lang w:eastAsia="en-IN"/>
          <w14:ligatures w14:val="none"/>
        </w:rPr>
        <w:lastRenderedPageBreak/>
        <w:t>5. Per-Residue Confidence Analysis</w:t>
      </w:r>
    </w:p>
    <w:p w14:paraId="41CA9139" w14:textId="0925D42F" w:rsidR="002C534E" w:rsidRPr="00721817" w:rsidRDefault="002C534E" w:rsidP="008F4B4F">
      <w:pPr>
        <w:rPr>
          <w:rFonts w:ascii="Times New Roman" w:eastAsia="Times New Roman" w:hAnsi="Times New Roman" w:cs="Times New Roman"/>
          <w:b/>
          <w:bCs/>
          <w:kern w:val="0"/>
          <w:sz w:val="24"/>
          <w:szCs w:val="24"/>
          <w:lang w:eastAsia="en-IN"/>
          <w14:ligatures w14:val="none"/>
        </w:rPr>
      </w:pPr>
      <w:r w:rsidRPr="00721817">
        <w:rPr>
          <w:rFonts w:ascii="Times New Roman" w:hAnsi="Times New Roman" w:cs="Times New Roman"/>
          <w:noProof/>
          <w:sz w:val="24"/>
          <w:szCs w:val="24"/>
        </w:rPr>
        <w:drawing>
          <wp:inline distT="0" distB="0" distL="0" distR="0" wp14:anchorId="05EF0076" wp14:editId="1E8ADFA2">
            <wp:extent cx="4857750" cy="3279762"/>
            <wp:effectExtent l="0" t="0" r="0" b="0"/>
            <wp:docPr id="215752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57750" cy="3279762"/>
                    </a:xfrm>
                    <a:prstGeom prst="rect">
                      <a:avLst/>
                    </a:prstGeom>
                    <a:noFill/>
                    <a:ln>
                      <a:noFill/>
                    </a:ln>
                  </pic:spPr>
                </pic:pic>
              </a:graphicData>
            </a:graphic>
          </wp:inline>
        </w:drawing>
      </w:r>
    </w:p>
    <w:p w14:paraId="5BD4F8AA" w14:textId="5C30AA83" w:rsidR="008F4B4F" w:rsidRPr="00721817" w:rsidRDefault="008F4B4F" w:rsidP="008F4B4F">
      <w:p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 xml:space="preserve">The </w:t>
      </w:r>
      <w:proofErr w:type="spellStart"/>
      <w:r w:rsidRPr="00721817">
        <w:rPr>
          <w:rFonts w:ascii="Times New Roman" w:eastAsia="Times New Roman" w:hAnsi="Times New Roman" w:cs="Times New Roman"/>
          <w:kern w:val="0"/>
          <w:sz w:val="24"/>
          <w:szCs w:val="24"/>
          <w:lang w:eastAsia="en-IN"/>
          <w14:ligatures w14:val="none"/>
        </w:rPr>
        <w:t>pLDDT</w:t>
      </w:r>
      <w:proofErr w:type="spellEnd"/>
      <w:r w:rsidRPr="00721817">
        <w:rPr>
          <w:rFonts w:ascii="Times New Roman" w:eastAsia="Times New Roman" w:hAnsi="Times New Roman" w:cs="Times New Roman"/>
          <w:kern w:val="0"/>
          <w:sz w:val="24"/>
          <w:szCs w:val="24"/>
          <w:lang w:eastAsia="en-IN"/>
          <w14:ligatures w14:val="none"/>
        </w:rPr>
        <w:t xml:space="preserve"> profile revealed:</w:t>
      </w:r>
    </w:p>
    <w:p w14:paraId="14547F28" w14:textId="77777777" w:rsidR="008F4B4F" w:rsidRPr="00721817" w:rsidRDefault="008F4B4F" w:rsidP="008F4B4F">
      <w:pPr>
        <w:numPr>
          <w:ilvl w:val="0"/>
          <w:numId w:val="8"/>
        </w:num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Low confidence (20–40) for residues 1–150</w:t>
      </w:r>
    </w:p>
    <w:p w14:paraId="089EDC81" w14:textId="77777777" w:rsidR="008F4B4F" w:rsidRPr="00721817" w:rsidRDefault="008F4B4F" w:rsidP="008F4B4F">
      <w:pPr>
        <w:numPr>
          <w:ilvl w:val="0"/>
          <w:numId w:val="8"/>
        </w:num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High confidence (80–95) for most residues between 170–500</w:t>
      </w:r>
    </w:p>
    <w:p w14:paraId="7FECED11" w14:textId="113FCB1E" w:rsidR="00645255" w:rsidRPr="00721817" w:rsidRDefault="008F4B4F" w:rsidP="008F4B4F">
      <w:p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 xml:space="preserve">This </w:t>
      </w:r>
      <w:r w:rsidR="00327B57">
        <w:rPr>
          <w:rFonts w:ascii="Times New Roman" w:eastAsia="Times New Roman" w:hAnsi="Times New Roman" w:cs="Times New Roman"/>
          <w:kern w:val="0"/>
          <w:sz w:val="24"/>
          <w:szCs w:val="24"/>
          <w:lang w:eastAsia="en-IN"/>
          <w14:ligatures w14:val="none"/>
        </w:rPr>
        <w:t xml:space="preserve">pattern implies that </w:t>
      </w:r>
      <w:r w:rsidRPr="00721817">
        <w:rPr>
          <w:rFonts w:ascii="Times New Roman" w:eastAsia="Times New Roman" w:hAnsi="Times New Roman" w:cs="Times New Roman"/>
          <w:kern w:val="0"/>
          <w:sz w:val="24"/>
          <w:szCs w:val="24"/>
          <w:lang w:eastAsia="en-IN"/>
          <w14:ligatures w14:val="none"/>
        </w:rPr>
        <w:t>the transporter domain adopts a stable structure, whereas the N-terminal region may be flexible or intrinsically disordered.</w:t>
      </w:r>
    </w:p>
    <w:p w14:paraId="7DC8BD57" w14:textId="5D3E172A" w:rsidR="00352130" w:rsidRPr="00721817" w:rsidRDefault="006D5630" w:rsidP="008F4B4F">
      <w:pPr>
        <w:rPr>
          <w:rFonts w:ascii="Times New Roman" w:eastAsia="Times New Roman" w:hAnsi="Times New Roman" w:cs="Times New Roman"/>
          <w:kern w:val="0"/>
          <w:sz w:val="24"/>
          <w:szCs w:val="24"/>
          <w:lang w:eastAsia="en-IN"/>
          <w14:ligatures w14:val="none"/>
        </w:rPr>
      </w:pPr>
      <w:del w:id="10" w:author="ATIN THAKUR" w:date="2026-06-11T12:07:00Z" w16du:dateUtc="2026-06-11T06:37:00Z">
        <w:r w:rsidRPr="00721817">
          <w:rPr>
            <w:rFonts w:ascii="Times New Roman" w:eastAsia="Times New Roman" w:hAnsi="Times New Roman" w:cs="Times New Roman"/>
            <w:kern w:val="0"/>
            <w:sz w:val="24"/>
            <w:szCs w:val="24"/>
            <w:lang w:eastAsia="en-IN"/>
            <w14:ligatures w14:val="none"/>
          </w:rPr>
          <w:pict w14:anchorId="589E5133">
            <v:rect id="_x0000_i1047" style="width:0;height:1.5pt" o:hralign="center" o:hrstd="t" o:hr="t" fillcolor="#a0a0a0" stroked="f"/>
          </w:pict>
        </w:r>
      </w:del>
      <w:ins w:id="11" w:author="ATIN THAKUR" w:date="2026-06-11T12:07:00Z" w16du:dateUtc="2026-06-11T06:37:00Z">
        <w:r w:rsidR="00DB7F19">
          <w:rPr>
            <w:rFonts w:ascii="Times New Roman" w:eastAsia="Times New Roman" w:hAnsi="Times New Roman" w:cs="Times New Roman"/>
            <w:kern w:val="0"/>
            <w:sz w:val="24"/>
            <w:szCs w:val="24"/>
            <w:lang w:eastAsia="en-IN"/>
            <w14:ligatures w14:val="none"/>
          </w:rPr>
          <w:pict w14:anchorId="589E5133">
            <v:rect id="_x0000_i1028" style="width:0;height:1.5pt" o:hralign="center" o:hrstd="t" o:hr="t" fillcolor="#a0a0a0" stroked="f"/>
          </w:pict>
        </w:r>
      </w:ins>
    </w:p>
    <w:p w14:paraId="26B84E1E" w14:textId="77777777" w:rsidR="00352130" w:rsidRPr="00721817" w:rsidRDefault="00352130" w:rsidP="00352130">
      <w:pPr>
        <w:rPr>
          <w:rFonts w:ascii="Times New Roman" w:eastAsia="Times New Roman" w:hAnsi="Times New Roman" w:cs="Times New Roman"/>
          <w:b/>
          <w:bCs/>
          <w:kern w:val="0"/>
          <w:sz w:val="24"/>
          <w:szCs w:val="24"/>
          <w:lang w:eastAsia="en-IN"/>
          <w14:ligatures w14:val="none"/>
        </w:rPr>
      </w:pPr>
      <w:r w:rsidRPr="00721817">
        <w:rPr>
          <w:rFonts w:ascii="Times New Roman" w:eastAsia="Times New Roman" w:hAnsi="Times New Roman" w:cs="Times New Roman"/>
          <w:b/>
          <w:bCs/>
          <w:kern w:val="0"/>
          <w:sz w:val="24"/>
          <w:szCs w:val="24"/>
          <w:lang w:eastAsia="en-IN"/>
          <w14:ligatures w14:val="none"/>
        </w:rPr>
        <w:t>6. Confidence Statistics</w:t>
      </w:r>
    </w:p>
    <w:p w14:paraId="2967AD29" w14:textId="6311D6D6" w:rsidR="00352130" w:rsidRPr="00721817" w:rsidRDefault="00DD53ED" w:rsidP="00352130">
      <w:p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 xml:space="preserve">As mentioned earlier, the </w:t>
      </w:r>
      <w:r w:rsidR="00352130" w:rsidRPr="00721817">
        <w:rPr>
          <w:rFonts w:ascii="Times New Roman" w:eastAsia="Times New Roman" w:hAnsi="Times New Roman" w:cs="Times New Roman"/>
          <w:kern w:val="0"/>
          <w:sz w:val="24"/>
          <w:szCs w:val="24"/>
          <w:lang w:eastAsia="en-IN"/>
          <w14:ligatures w14:val="none"/>
        </w:rPr>
        <w:t xml:space="preserve">best AlphaFold2 model exhibited an overall mean </w:t>
      </w:r>
      <w:proofErr w:type="spellStart"/>
      <w:r w:rsidR="00352130" w:rsidRPr="00721817">
        <w:rPr>
          <w:rFonts w:ascii="Times New Roman" w:eastAsia="Times New Roman" w:hAnsi="Times New Roman" w:cs="Times New Roman"/>
          <w:kern w:val="0"/>
          <w:sz w:val="24"/>
          <w:szCs w:val="24"/>
          <w:lang w:eastAsia="en-IN"/>
          <w14:ligatures w14:val="none"/>
        </w:rPr>
        <w:t>pLDDT</w:t>
      </w:r>
      <w:proofErr w:type="spellEnd"/>
      <w:r w:rsidR="00352130" w:rsidRPr="00721817">
        <w:rPr>
          <w:rFonts w:ascii="Times New Roman" w:eastAsia="Times New Roman" w:hAnsi="Times New Roman" w:cs="Times New Roman"/>
          <w:kern w:val="0"/>
          <w:sz w:val="24"/>
          <w:szCs w:val="24"/>
          <w:lang w:eastAsia="en-IN"/>
          <w14:ligatures w14:val="none"/>
        </w:rPr>
        <w:t xml:space="preserve"> score of </w:t>
      </w:r>
      <w:r w:rsidR="00352130" w:rsidRPr="00721817">
        <w:rPr>
          <w:rFonts w:ascii="Times New Roman" w:eastAsia="Times New Roman" w:hAnsi="Times New Roman" w:cs="Times New Roman"/>
          <w:b/>
          <w:bCs/>
          <w:kern w:val="0"/>
          <w:sz w:val="24"/>
          <w:szCs w:val="24"/>
          <w:lang w:eastAsia="en-IN"/>
          <w14:ligatures w14:val="none"/>
        </w:rPr>
        <w:t>70.1</w:t>
      </w:r>
      <w:r w:rsidR="00352130" w:rsidRPr="00721817">
        <w:rPr>
          <w:rFonts w:ascii="Times New Roman" w:eastAsia="Times New Roman" w:hAnsi="Times New Roman" w:cs="Times New Roman"/>
          <w:kern w:val="0"/>
          <w:sz w:val="24"/>
          <w:szCs w:val="24"/>
          <w:lang w:eastAsia="en-IN"/>
          <w14:ligatures w14:val="none"/>
        </w:rPr>
        <w:t xml:space="preserve"> and a </w:t>
      </w:r>
      <w:proofErr w:type="spellStart"/>
      <w:r w:rsidR="00352130" w:rsidRPr="00721817">
        <w:rPr>
          <w:rFonts w:ascii="Times New Roman" w:eastAsia="Times New Roman" w:hAnsi="Times New Roman" w:cs="Times New Roman"/>
          <w:kern w:val="0"/>
          <w:sz w:val="24"/>
          <w:szCs w:val="24"/>
          <w:lang w:eastAsia="en-IN"/>
          <w14:ligatures w14:val="none"/>
        </w:rPr>
        <w:t>pTM</w:t>
      </w:r>
      <w:proofErr w:type="spellEnd"/>
      <w:r w:rsidR="00352130" w:rsidRPr="00721817">
        <w:rPr>
          <w:rFonts w:ascii="Times New Roman" w:eastAsia="Times New Roman" w:hAnsi="Times New Roman" w:cs="Times New Roman"/>
          <w:kern w:val="0"/>
          <w:sz w:val="24"/>
          <w:szCs w:val="24"/>
          <w:lang w:eastAsia="en-IN"/>
          <w14:ligatures w14:val="none"/>
        </w:rPr>
        <w:t xml:space="preserve"> score of </w:t>
      </w:r>
      <w:r w:rsidR="00352130" w:rsidRPr="00721817">
        <w:rPr>
          <w:rFonts w:ascii="Times New Roman" w:eastAsia="Times New Roman" w:hAnsi="Times New Roman" w:cs="Times New Roman"/>
          <w:b/>
          <w:bCs/>
          <w:kern w:val="0"/>
          <w:sz w:val="24"/>
          <w:szCs w:val="24"/>
          <w:lang w:eastAsia="en-IN"/>
          <w14:ligatures w14:val="none"/>
        </w:rPr>
        <w:t>0.670</w:t>
      </w:r>
      <w:r w:rsidR="00352130" w:rsidRPr="00721817">
        <w:rPr>
          <w:rFonts w:ascii="Times New Roman" w:eastAsia="Times New Roman" w:hAnsi="Times New Roman" w:cs="Times New Roman"/>
          <w:kern w:val="0"/>
          <w:sz w:val="24"/>
          <w:szCs w:val="24"/>
          <w:lang w:eastAsia="en-IN"/>
          <w14:ligatures w14:val="none"/>
        </w:rPr>
        <w:t>.</w:t>
      </w:r>
      <w:r w:rsidR="00E04281">
        <w:rPr>
          <w:rFonts w:ascii="Times New Roman" w:eastAsia="Times New Roman" w:hAnsi="Times New Roman" w:cs="Times New Roman"/>
          <w:kern w:val="0"/>
          <w:sz w:val="24"/>
          <w:szCs w:val="24"/>
          <w:lang w:eastAsia="en-IN"/>
          <w14:ligatures w14:val="none"/>
        </w:rPr>
        <w:t xml:space="preserve"> </w:t>
      </w:r>
      <w:r w:rsidR="00352130" w:rsidRPr="00721817">
        <w:rPr>
          <w:rFonts w:ascii="Times New Roman" w:eastAsia="Times New Roman" w:hAnsi="Times New Roman" w:cs="Times New Roman"/>
          <w:kern w:val="0"/>
          <w:sz w:val="24"/>
          <w:szCs w:val="24"/>
          <w:lang w:eastAsia="en-IN"/>
          <w14:ligatures w14:val="none"/>
        </w:rPr>
        <w:t xml:space="preserve">A domain-specific analysis revealed that the predicted transporter region (residues 168–606) possessed a substantially higher mean </w:t>
      </w:r>
      <w:proofErr w:type="spellStart"/>
      <w:r w:rsidR="00352130" w:rsidRPr="00721817">
        <w:rPr>
          <w:rFonts w:ascii="Times New Roman" w:eastAsia="Times New Roman" w:hAnsi="Times New Roman" w:cs="Times New Roman"/>
          <w:kern w:val="0"/>
          <w:sz w:val="24"/>
          <w:szCs w:val="24"/>
          <w:lang w:eastAsia="en-IN"/>
          <w14:ligatures w14:val="none"/>
        </w:rPr>
        <w:t>pLDDT</w:t>
      </w:r>
      <w:proofErr w:type="spellEnd"/>
      <w:r w:rsidR="00352130" w:rsidRPr="00721817">
        <w:rPr>
          <w:rFonts w:ascii="Times New Roman" w:eastAsia="Times New Roman" w:hAnsi="Times New Roman" w:cs="Times New Roman"/>
          <w:kern w:val="0"/>
          <w:sz w:val="24"/>
          <w:szCs w:val="24"/>
          <w:lang w:eastAsia="en-IN"/>
          <w14:ligatures w14:val="none"/>
        </w:rPr>
        <w:t xml:space="preserve"> of </w:t>
      </w:r>
      <w:r w:rsidR="00352130" w:rsidRPr="00721817">
        <w:rPr>
          <w:rFonts w:ascii="Times New Roman" w:eastAsia="Times New Roman" w:hAnsi="Times New Roman" w:cs="Times New Roman"/>
          <w:b/>
          <w:bCs/>
          <w:kern w:val="0"/>
          <w:sz w:val="24"/>
          <w:szCs w:val="24"/>
          <w:lang w:eastAsia="en-IN"/>
          <w14:ligatures w14:val="none"/>
        </w:rPr>
        <w:t>85.2</w:t>
      </w:r>
      <w:r w:rsidR="00352130" w:rsidRPr="00721817">
        <w:rPr>
          <w:rFonts w:ascii="Times New Roman" w:eastAsia="Times New Roman" w:hAnsi="Times New Roman" w:cs="Times New Roman"/>
          <w:kern w:val="0"/>
          <w:sz w:val="24"/>
          <w:szCs w:val="24"/>
          <w:lang w:eastAsia="en-IN"/>
          <w14:ligatures w14:val="none"/>
        </w:rPr>
        <w:t>, indicating a highly reliable structural model.</w:t>
      </w:r>
    </w:p>
    <w:p w14:paraId="096AB93E" w14:textId="77777777" w:rsidR="00352130" w:rsidRPr="00721817" w:rsidRDefault="00352130" w:rsidP="00352130">
      <w:p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Furthermore:</w:t>
      </w:r>
    </w:p>
    <w:p w14:paraId="5E512D9A" w14:textId="77777777" w:rsidR="00352130" w:rsidRPr="00721817" w:rsidRDefault="00352130" w:rsidP="00352130">
      <w:pPr>
        <w:numPr>
          <w:ilvl w:val="0"/>
          <w:numId w:val="10"/>
        </w:num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b/>
          <w:bCs/>
          <w:kern w:val="0"/>
          <w:sz w:val="24"/>
          <w:szCs w:val="24"/>
          <w:lang w:eastAsia="en-IN"/>
          <w14:ligatures w14:val="none"/>
        </w:rPr>
        <w:t>66.2%</w:t>
      </w:r>
      <w:r w:rsidRPr="00721817">
        <w:rPr>
          <w:rFonts w:ascii="Times New Roman" w:eastAsia="Times New Roman" w:hAnsi="Times New Roman" w:cs="Times New Roman"/>
          <w:kern w:val="0"/>
          <w:sz w:val="24"/>
          <w:szCs w:val="24"/>
          <w:lang w:eastAsia="en-IN"/>
          <w14:ligatures w14:val="none"/>
        </w:rPr>
        <w:t xml:space="preserve"> of residues displayed </w:t>
      </w:r>
      <w:proofErr w:type="spellStart"/>
      <w:r w:rsidRPr="00721817">
        <w:rPr>
          <w:rFonts w:ascii="Times New Roman" w:eastAsia="Times New Roman" w:hAnsi="Times New Roman" w:cs="Times New Roman"/>
          <w:kern w:val="0"/>
          <w:sz w:val="24"/>
          <w:szCs w:val="24"/>
          <w:lang w:eastAsia="en-IN"/>
          <w14:ligatures w14:val="none"/>
        </w:rPr>
        <w:t>pLDDT</w:t>
      </w:r>
      <w:proofErr w:type="spellEnd"/>
      <w:r w:rsidRPr="00721817">
        <w:rPr>
          <w:rFonts w:ascii="Times New Roman" w:eastAsia="Times New Roman" w:hAnsi="Times New Roman" w:cs="Times New Roman"/>
          <w:kern w:val="0"/>
          <w:sz w:val="24"/>
          <w:szCs w:val="24"/>
          <w:lang w:eastAsia="en-IN"/>
          <w14:ligatures w14:val="none"/>
        </w:rPr>
        <w:t xml:space="preserve"> &gt;70 </w:t>
      </w:r>
    </w:p>
    <w:p w14:paraId="6B4F61FB" w14:textId="77777777" w:rsidR="00352130" w:rsidRPr="00721817" w:rsidRDefault="00352130" w:rsidP="00352130">
      <w:pPr>
        <w:numPr>
          <w:ilvl w:val="0"/>
          <w:numId w:val="10"/>
        </w:num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b/>
          <w:bCs/>
          <w:kern w:val="0"/>
          <w:sz w:val="24"/>
          <w:szCs w:val="24"/>
          <w:lang w:eastAsia="en-IN"/>
          <w14:ligatures w14:val="none"/>
        </w:rPr>
        <w:t>34.5%</w:t>
      </w:r>
      <w:r w:rsidRPr="00721817">
        <w:rPr>
          <w:rFonts w:ascii="Times New Roman" w:eastAsia="Times New Roman" w:hAnsi="Times New Roman" w:cs="Times New Roman"/>
          <w:kern w:val="0"/>
          <w:sz w:val="24"/>
          <w:szCs w:val="24"/>
          <w:lang w:eastAsia="en-IN"/>
          <w14:ligatures w14:val="none"/>
        </w:rPr>
        <w:t xml:space="preserve"> of residues displayed </w:t>
      </w:r>
      <w:proofErr w:type="spellStart"/>
      <w:r w:rsidRPr="00721817">
        <w:rPr>
          <w:rFonts w:ascii="Times New Roman" w:eastAsia="Times New Roman" w:hAnsi="Times New Roman" w:cs="Times New Roman"/>
          <w:kern w:val="0"/>
          <w:sz w:val="24"/>
          <w:szCs w:val="24"/>
          <w:lang w:eastAsia="en-IN"/>
          <w14:ligatures w14:val="none"/>
        </w:rPr>
        <w:t>pLDDT</w:t>
      </w:r>
      <w:proofErr w:type="spellEnd"/>
      <w:r w:rsidRPr="00721817">
        <w:rPr>
          <w:rFonts w:ascii="Times New Roman" w:eastAsia="Times New Roman" w:hAnsi="Times New Roman" w:cs="Times New Roman"/>
          <w:kern w:val="0"/>
          <w:sz w:val="24"/>
          <w:szCs w:val="24"/>
          <w:lang w:eastAsia="en-IN"/>
          <w14:ligatures w14:val="none"/>
        </w:rPr>
        <w:t xml:space="preserve"> &gt;90 </w:t>
      </w:r>
    </w:p>
    <w:p w14:paraId="5F6ECFBF" w14:textId="77777777" w:rsidR="00352130" w:rsidRPr="00721817" w:rsidRDefault="00352130" w:rsidP="00352130">
      <w:p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These observations support the presence of a well-defined transporter core and a poorly ordered N-terminal extension.</w:t>
      </w:r>
    </w:p>
    <w:p w14:paraId="7A6F5182" w14:textId="77777777" w:rsidR="004262EE" w:rsidRPr="00721817" w:rsidRDefault="00352130" w:rsidP="008F4B4F">
      <w:pPr>
        <w:rPr>
          <w:rFonts w:ascii="Times New Roman" w:eastAsia="Times New Roman" w:hAnsi="Times New Roman" w:cs="Times New Roman"/>
          <w:kern w:val="0"/>
          <w:sz w:val="24"/>
          <w:szCs w:val="24"/>
          <w:lang w:eastAsia="en-IN"/>
          <w14:ligatures w14:val="none"/>
        </w:rPr>
      </w:pPr>
      <w:del w:id="12" w:author="ATIN THAKUR" w:date="2026-06-11T12:07:00Z" w16du:dateUtc="2026-06-11T06:37:00Z">
        <w:r w:rsidRPr="00721817">
          <w:rPr>
            <w:rFonts w:ascii="Times New Roman" w:eastAsia="Times New Roman" w:hAnsi="Times New Roman" w:cs="Times New Roman"/>
            <w:kern w:val="0"/>
            <w:sz w:val="24"/>
            <w:szCs w:val="24"/>
            <w:lang w:eastAsia="en-IN"/>
            <w14:ligatures w14:val="none"/>
          </w:rPr>
          <w:pict w14:anchorId="635749D5">
            <v:rect id="_x0000_i1049" style="width:0;height:1.5pt" o:hralign="center" o:hrstd="t" o:hr="t" fillcolor="#a0a0a0" stroked="f"/>
          </w:pict>
        </w:r>
      </w:del>
      <w:ins w:id="13" w:author="ATIN THAKUR" w:date="2026-06-11T12:07:00Z" w16du:dateUtc="2026-06-11T06:37:00Z">
        <w:r w:rsidR="00DB7F19">
          <w:rPr>
            <w:rFonts w:ascii="Times New Roman" w:eastAsia="Times New Roman" w:hAnsi="Times New Roman" w:cs="Times New Roman"/>
            <w:kern w:val="0"/>
            <w:sz w:val="24"/>
            <w:szCs w:val="24"/>
            <w:lang w:eastAsia="en-IN"/>
            <w14:ligatures w14:val="none"/>
          </w:rPr>
          <w:pict w14:anchorId="635749D5">
            <v:rect id="_x0000_i1029" style="width:0;height:1.5pt" o:hralign="center" o:hrstd="t" o:hr="t" fillcolor="#a0a0a0" stroked="f"/>
          </w:pict>
        </w:r>
      </w:ins>
    </w:p>
    <w:p w14:paraId="67CBA282" w14:textId="0FB3A937" w:rsidR="008F4B4F" w:rsidRDefault="008F4B4F" w:rsidP="008F4B4F">
      <w:pPr>
        <w:rPr>
          <w:rFonts w:ascii="Times New Roman" w:eastAsia="Times New Roman" w:hAnsi="Times New Roman" w:cs="Times New Roman"/>
          <w:kern w:val="0"/>
          <w:sz w:val="24"/>
          <w:szCs w:val="24"/>
          <w:lang w:eastAsia="en-IN"/>
          <w14:ligatures w14:val="none"/>
        </w:rPr>
      </w:pPr>
    </w:p>
    <w:p w14:paraId="2A63248E" w14:textId="77777777" w:rsidR="00053FA5" w:rsidRPr="00721817" w:rsidRDefault="00053FA5" w:rsidP="008F4B4F">
      <w:pPr>
        <w:rPr>
          <w:rFonts w:ascii="Times New Roman" w:eastAsia="Times New Roman" w:hAnsi="Times New Roman" w:cs="Times New Roman"/>
          <w:kern w:val="0"/>
          <w:sz w:val="24"/>
          <w:szCs w:val="24"/>
          <w:lang w:eastAsia="en-IN"/>
          <w14:ligatures w14:val="none"/>
        </w:rPr>
      </w:pPr>
    </w:p>
    <w:p w14:paraId="0A2648EB" w14:textId="443114C8" w:rsidR="008F4B4F" w:rsidRPr="00721817" w:rsidRDefault="006D5630" w:rsidP="00B53E8A">
      <w:pPr>
        <w:pStyle w:val="ListParagraph"/>
        <w:numPr>
          <w:ilvl w:val="0"/>
          <w:numId w:val="11"/>
        </w:numPr>
        <w:rPr>
          <w:rFonts w:ascii="Times New Roman" w:eastAsia="Times New Roman" w:hAnsi="Times New Roman" w:cs="Times New Roman"/>
          <w:b/>
          <w:bCs/>
          <w:kern w:val="0"/>
          <w:sz w:val="28"/>
          <w:szCs w:val="28"/>
          <w:lang w:eastAsia="en-IN"/>
          <w14:ligatures w14:val="none"/>
        </w:rPr>
      </w:pPr>
      <w:r w:rsidRPr="00721817">
        <w:rPr>
          <w:rFonts w:ascii="Times New Roman" w:eastAsia="Times New Roman" w:hAnsi="Times New Roman" w:cs="Times New Roman"/>
          <w:b/>
          <w:bCs/>
          <w:kern w:val="0"/>
          <w:sz w:val="28"/>
          <w:szCs w:val="28"/>
          <w:lang w:eastAsia="en-IN"/>
          <w14:ligatures w14:val="none"/>
        </w:rPr>
        <w:lastRenderedPageBreak/>
        <w:t xml:space="preserve"> </w:t>
      </w:r>
      <w:r w:rsidR="008F4B4F" w:rsidRPr="00721817">
        <w:rPr>
          <w:rFonts w:ascii="Times New Roman" w:eastAsia="Times New Roman" w:hAnsi="Times New Roman" w:cs="Times New Roman"/>
          <w:b/>
          <w:bCs/>
          <w:kern w:val="0"/>
          <w:sz w:val="28"/>
          <w:szCs w:val="28"/>
          <w:lang w:eastAsia="en-IN"/>
          <w14:ligatures w14:val="none"/>
        </w:rPr>
        <w:t>Discussion</w:t>
      </w:r>
    </w:p>
    <w:p w14:paraId="33907874" w14:textId="62ECF062" w:rsidR="008F4B4F" w:rsidRDefault="008F4B4F" w:rsidP="008F4B4F">
      <w:p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 xml:space="preserve">The </w:t>
      </w:r>
      <w:r w:rsidR="004262EE">
        <w:rPr>
          <w:rFonts w:ascii="Times New Roman" w:eastAsia="Times New Roman" w:hAnsi="Times New Roman" w:cs="Times New Roman"/>
          <w:kern w:val="0"/>
          <w:sz w:val="24"/>
          <w:szCs w:val="24"/>
          <w:lang w:eastAsia="en-IN"/>
          <w14:ligatures w14:val="none"/>
        </w:rPr>
        <w:t xml:space="preserve">study concludes that </w:t>
      </w:r>
      <w:r w:rsidRPr="00721817">
        <w:rPr>
          <w:rFonts w:ascii="Times New Roman" w:eastAsia="Times New Roman" w:hAnsi="Times New Roman" w:cs="Times New Roman"/>
          <w:kern w:val="0"/>
          <w:sz w:val="24"/>
          <w:szCs w:val="24"/>
          <w:lang w:eastAsia="en-IN"/>
          <w14:ligatures w14:val="none"/>
        </w:rPr>
        <w:t>AAT1 possesses a highly conserved transporter core that is evolutionarily maintained across multiple Plasmodium species.</w:t>
      </w:r>
      <w:r w:rsidR="004262EE">
        <w:rPr>
          <w:rFonts w:ascii="Times New Roman" w:eastAsia="Times New Roman" w:hAnsi="Times New Roman" w:cs="Times New Roman"/>
          <w:kern w:val="0"/>
          <w:sz w:val="24"/>
          <w:szCs w:val="24"/>
          <w:lang w:eastAsia="en-IN"/>
          <w14:ligatures w14:val="none"/>
        </w:rPr>
        <w:t xml:space="preserve"> </w:t>
      </w:r>
      <w:r w:rsidRPr="00721817">
        <w:rPr>
          <w:rFonts w:ascii="Times New Roman" w:eastAsia="Times New Roman" w:hAnsi="Times New Roman" w:cs="Times New Roman"/>
          <w:kern w:val="0"/>
          <w:sz w:val="24"/>
          <w:szCs w:val="24"/>
          <w:lang w:eastAsia="en-IN"/>
          <w14:ligatures w14:val="none"/>
        </w:rPr>
        <w:t>The overlap between</w:t>
      </w:r>
      <w:r w:rsidR="00B53E8A" w:rsidRPr="00721817">
        <w:rPr>
          <w:rFonts w:ascii="Times New Roman" w:eastAsia="Times New Roman" w:hAnsi="Times New Roman" w:cs="Times New Roman"/>
          <w:kern w:val="0"/>
          <w:sz w:val="24"/>
          <w:szCs w:val="24"/>
          <w:lang w:eastAsia="en-IN"/>
          <w14:ligatures w14:val="none"/>
        </w:rPr>
        <w:t xml:space="preserve"> </w:t>
      </w:r>
      <w:r w:rsidRPr="00721817">
        <w:rPr>
          <w:rFonts w:ascii="Times New Roman" w:eastAsia="Times New Roman" w:hAnsi="Times New Roman" w:cs="Times New Roman"/>
          <w:kern w:val="0"/>
          <w:sz w:val="24"/>
          <w:szCs w:val="24"/>
          <w:lang w:eastAsia="en-IN"/>
          <w14:ligatures w14:val="none"/>
        </w:rPr>
        <w:t>MSA conservation peaks,</w:t>
      </w:r>
      <w:r w:rsidR="00B53E8A" w:rsidRPr="00721817">
        <w:rPr>
          <w:rFonts w:ascii="Times New Roman" w:eastAsia="Times New Roman" w:hAnsi="Times New Roman" w:cs="Times New Roman"/>
          <w:kern w:val="0"/>
          <w:sz w:val="24"/>
          <w:szCs w:val="24"/>
          <w:lang w:eastAsia="en-IN"/>
          <w14:ligatures w14:val="none"/>
        </w:rPr>
        <w:t xml:space="preserve"> A</w:t>
      </w:r>
      <w:r w:rsidRPr="00721817">
        <w:rPr>
          <w:rFonts w:ascii="Times New Roman" w:eastAsia="Times New Roman" w:hAnsi="Times New Roman" w:cs="Times New Roman"/>
          <w:kern w:val="0"/>
          <w:sz w:val="24"/>
          <w:szCs w:val="24"/>
          <w:lang w:eastAsia="en-IN"/>
          <w14:ligatures w14:val="none"/>
        </w:rPr>
        <w:t>lphaFold high-confidence regions,</w:t>
      </w:r>
      <w:r w:rsidR="00B53E8A" w:rsidRPr="00721817">
        <w:rPr>
          <w:rFonts w:ascii="Times New Roman" w:eastAsia="Times New Roman" w:hAnsi="Times New Roman" w:cs="Times New Roman"/>
          <w:kern w:val="0"/>
          <w:sz w:val="24"/>
          <w:szCs w:val="24"/>
          <w:lang w:eastAsia="en-IN"/>
          <w14:ligatures w14:val="none"/>
        </w:rPr>
        <w:t xml:space="preserve"> </w:t>
      </w:r>
      <w:r w:rsidRPr="00721817">
        <w:rPr>
          <w:rFonts w:ascii="Times New Roman" w:eastAsia="Times New Roman" w:hAnsi="Times New Roman" w:cs="Times New Roman"/>
          <w:kern w:val="0"/>
          <w:sz w:val="24"/>
          <w:szCs w:val="24"/>
          <w:lang w:eastAsia="en-IN"/>
          <w14:ligatures w14:val="none"/>
        </w:rPr>
        <w:t>and the annotated SLC5/6-like transporter domain</w:t>
      </w:r>
      <w:r w:rsidR="00B53E8A" w:rsidRPr="00721817">
        <w:rPr>
          <w:rFonts w:ascii="Times New Roman" w:eastAsia="Times New Roman" w:hAnsi="Times New Roman" w:cs="Times New Roman"/>
          <w:kern w:val="0"/>
          <w:sz w:val="24"/>
          <w:szCs w:val="24"/>
          <w:lang w:eastAsia="en-IN"/>
          <w14:ligatures w14:val="none"/>
        </w:rPr>
        <w:t xml:space="preserve"> </w:t>
      </w:r>
      <w:r w:rsidR="00C1631D">
        <w:rPr>
          <w:rFonts w:ascii="Times New Roman" w:eastAsia="Times New Roman" w:hAnsi="Times New Roman" w:cs="Times New Roman"/>
          <w:kern w:val="0"/>
          <w:sz w:val="24"/>
          <w:szCs w:val="24"/>
          <w:lang w:eastAsia="en-IN"/>
          <w14:ligatures w14:val="none"/>
        </w:rPr>
        <w:t xml:space="preserve">show </w:t>
      </w:r>
      <w:r w:rsidRPr="00721817">
        <w:rPr>
          <w:rFonts w:ascii="Times New Roman" w:eastAsia="Times New Roman" w:hAnsi="Times New Roman" w:cs="Times New Roman"/>
          <w:kern w:val="0"/>
          <w:sz w:val="24"/>
          <w:szCs w:val="24"/>
          <w:lang w:eastAsia="en-IN"/>
          <w14:ligatures w14:val="none"/>
        </w:rPr>
        <w:t>the structural reliability of the predicted transporter architecture.</w:t>
      </w:r>
      <w:r w:rsidR="00D27CAD" w:rsidRPr="00721817">
        <w:rPr>
          <w:rFonts w:ascii="Times New Roman" w:eastAsia="Times New Roman" w:hAnsi="Times New Roman" w:cs="Times New Roman"/>
          <w:kern w:val="0"/>
          <w:sz w:val="24"/>
          <w:szCs w:val="24"/>
          <w:lang w:eastAsia="en-IN"/>
          <w14:ligatures w14:val="none"/>
        </w:rPr>
        <w:t xml:space="preserve"> </w:t>
      </w:r>
      <w:r w:rsidRPr="00721817">
        <w:rPr>
          <w:rFonts w:ascii="Times New Roman" w:eastAsia="Times New Roman" w:hAnsi="Times New Roman" w:cs="Times New Roman"/>
          <w:kern w:val="0"/>
          <w:sz w:val="24"/>
          <w:szCs w:val="24"/>
          <w:lang w:eastAsia="en-IN"/>
          <w14:ligatures w14:val="none"/>
        </w:rPr>
        <w:t xml:space="preserve">The low-complexity N-terminal region appears </w:t>
      </w:r>
      <w:r w:rsidR="00C1631D">
        <w:rPr>
          <w:rFonts w:ascii="Times New Roman" w:eastAsia="Times New Roman" w:hAnsi="Times New Roman" w:cs="Times New Roman"/>
          <w:kern w:val="0"/>
          <w:sz w:val="24"/>
          <w:szCs w:val="24"/>
          <w:lang w:eastAsia="en-IN"/>
          <w14:ligatures w14:val="none"/>
        </w:rPr>
        <w:t>to be</w:t>
      </w:r>
      <w:r w:rsidRPr="00721817">
        <w:rPr>
          <w:rFonts w:ascii="Times New Roman" w:eastAsia="Times New Roman" w:hAnsi="Times New Roman" w:cs="Times New Roman"/>
          <w:kern w:val="0"/>
          <w:sz w:val="24"/>
          <w:szCs w:val="24"/>
          <w:lang w:eastAsia="en-IN"/>
          <w14:ligatures w14:val="none"/>
        </w:rPr>
        <w:t xml:space="preserve"> less conserved and may represent a parasite-specific regulatory segment rather than part of the transport machinery.</w:t>
      </w:r>
    </w:p>
    <w:p w14:paraId="4394C7F5" w14:textId="77777777" w:rsidR="00E04281" w:rsidRPr="00721817" w:rsidRDefault="00E04281" w:rsidP="008F4B4F">
      <w:pPr>
        <w:rPr>
          <w:rFonts w:ascii="Times New Roman" w:eastAsia="Times New Roman" w:hAnsi="Times New Roman" w:cs="Times New Roman"/>
          <w:kern w:val="0"/>
          <w:sz w:val="24"/>
          <w:szCs w:val="24"/>
          <w:lang w:eastAsia="en-IN"/>
          <w14:ligatures w14:val="none"/>
        </w:rPr>
      </w:pPr>
    </w:p>
    <w:p w14:paraId="71BB8603" w14:textId="559E566F" w:rsidR="00D27CAD" w:rsidRPr="00721817" w:rsidRDefault="006D5630" w:rsidP="00D27CAD">
      <w:pPr>
        <w:pStyle w:val="ListParagraph"/>
        <w:numPr>
          <w:ilvl w:val="0"/>
          <w:numId w:val="11"/>
        </w:numPr>
        <w:rPr>
          <w:rFonts w:ascii="Times New Roman" w:eastAsia="Times New Roman" w:hAnsi="Times New Roman" w:cs="Times New Roman"/>
          <w:b/>
          <w:bCs/>
          <w:kern w:val="0"/>
          <w:sz w:val="28"/>
          <w:szCs w:val="28"/>
          <w:lang w:eastAsia="en-IN"/>
          <w14:ligatures w14:val="none"/>
        </w:rPr>
      </w:pPr>
      <w:r w:rsidRPr="00721817">
        <w:rPr>
          <w:rFonts w:ascii="Times New Roman" w:eastAsia="Times New Roman" w:hAnsi="Times New Roman" w:cs="Times New Roman"/>
          <w:b/>
          <w:bCs/>
          <w:kern w:val="0"/>
          <w:sz w:val="24"/>
          <w:szCs w:val="24"/>
          <w:lang w:eastAsia="en-IN"/>
          <w14:ligatures w14:val="none"/>
        </w:rPr>
        <w:t xml:space="preserve"> </w:t>
      </w:r>
      <w:r w:rsidRPr="00721817">
        <w:rPr>
          <w:rFonts w:ascii="Times New Roman" w:eastAsia="Times New Roman" w:hAnsi="Times New Roman" w:cs="Times New Roman"/>
          <w:b/>
          <w:bCs/>
          <w:kern w:val="0"/>
          <w:sz w:val="28"/>
          <w:szCs w:val="28"/>
          <w:lang w:eastAsia="en-IN"/>
          <w14:ligatures w14:val="none"/>
        </w:rPr>
        <w:t>Conclusion</w:t>
      </w:r>
    </w:p>
    <w:p w14:paraId="5AB2D200" w14:textId="1D486B90" w:rsidR="00E04281" w:rsidRDefault="00D27CAD" w:rsidP="008F4B4F">
      <w:pPr>
        <w:rPr>
          <w:rFonts w:ascii="Times New Roman" w:eastAsia="Times New Roman" w:hAnsi="Times New Roman" w:cs="Times New Roman"/>
          <w:kern w:val="0"/>
          <w:sz w:val="24"/>
          <w:szCs w:val="24"/>
          <w:lang w:eastAsia="en-IN"/>
          <w14:ligatures w14:val="none"/>
        </w:rPr>
      </w:pPr>
      <w:r w:rsidRPr="00721817">
        <w:rPr>
          <w:rFonts w:ascii="Times New Roman" w:eastAsia="Times New Roman" w:hAnsi="Times New Roman" w:cs="Times New Roman"/>
          <w:kern w:val="0"/>
          <w:sz w:val="24"/>
          <w:szCs w:val="24"/>
          <w:lang w:eastAsia="en-IN"/>
          <w14:ligatures w14:val="none"/>
        </w:rPr>
        <w:t>Although AlphaFold predictions cannot directly identify substrate specificity, the conserved transmembrane core likely contributes to amino acid transport and nutrient acquisition within the parasite.</w:t>
      </w:r>
      <w:r w:rsidR="00BE547C" w:rsidRPr="00721817">
        <w:rPr>
          <w:rFonts w:ascii="Times New Roman" w:eastAsia="Times New Roman" w:hAnsi="Times New Roman" w:cs="Times New Roman"/>
          <w:kern w:val="0"/>
          <w:sz w:val="24"/>
          <w:szCs w:val="24"/>
          <w:lang w:eastAsia="en-IN"/>
          <w14:ligatures w14:val="none"/>
        </w:rPr>
        <w:t xml:space="preserve"> </w:t>
      </w:r>
      <w:r w:rsidR="008F4B4F" w:rsidRPr="00721817">
        <w:rPr>
          <w:rFonts w:ascii="Times New Roman" w:eastAsia="Times New Roman" w:hAnsi="Times New Roman" w:cs="Times New Roman"/>
          <w:kern w:val="0"/>
          <w:sz w:val="24"/>
          <w:szCs w:val="24"/>
          <w:lang w:eastAsia="en-IN"/>
          <w14:ligatures w14:val="none"/>
        </w:rPr>
        <w:t xml:space="preserve">AAT1 (PF3D7_0629500) </w:t>
      </w:r>
      <w:r w:rsidR="00BE547C" w:rsidRPr="00721817">
        <w:rPr>
          <w:rFonts w:ascii="Times New Roman" w:eastAsia="Times New Roman" w:hAnsi="Times New Roman" w:cs="Times New Roman"/>
          <w:kern w:val="0"/>
          <w:sz w:val="24"/>
          <w:szCs w:val="24"/>
          <w:lang w:eastAsia="en-IN"/>
          <w14:ligatures w14:val="none"/>
        </w:rPr>
        <w:t>has</w:t>
      </w:r>
      <w:r w:rsidR="008F4B4F" w:rsidRPr="00721817">
        <w:rPr>
          <w:rFonts w:ascii="Times New Roman" w:eastAsia="Times New Roman" w:hAnsi="Times New Roman" w:cs="Times New Roman"/>
          <w:kern w:val="0"/>
          <w:sz w:val="24"/>
          <w:szCs w:val="24"/>
          <w:lang w:eastAsia="en-IN"/>
          <w14:ligatures w14:val="none"/>
        </w:rPr>
        <w:t xml:space="preserve"> an evolutionarily conserved transmembrane transporter domain responsible for amino acid uptake in </w:t>
      </w:r>
      <w:r w:rsidR="008F4B4F" w:rsidRPr="00721817">
        <w:rPr>
          <w:rFonts w:ascii="Times New Roman" w:eastAsia="Times New Roman" w:hAnsi="Times New Roman" w:cs="Times New Roman"/>
          <w:i/>
          <w:iCs/>
          <w:kern w:val="0"/>
          <w:sz w:val="24"/>
          <w:szCs w:val="24"/>
          <w:lang w:eastAsia="en-IN"/>
          <w14:ligatures w14:val="none"/>
        </w:rPr>
        <w:t>Plasmodium falciparum</w:t>
      </w:r>
      <w:r w:rsidR="008F4B4F" w:rsidRPr="00721817">
        <w:rPr>
          <w:rFonts w:ascii="Times New Roman" w:eastAsia="Times New Roman" w:hAnsi="Times New Roman" w:cs="Times New Roman"/>
          <w:kern w:val="0"/>
          <w:sz w:val="24"/>
          <w:szCs w:val="24"/>
          <w:lang w:eastAsia="en-IN"/>
          <w14:ligatures w14:val="none"/>
        </w:rPr>
        <w:t>, while the N-terminal low-complexity region may contribute to protein regulation, trafficking, or parasite-specific functions.</w:t>
      </w:r>
    </w:p>
    <w:p w14:paraId="43224263" w14:textId="77777777" w:rsidR="00E04281" w:rsidRPr="00721817" w:rsidRDefault="00E04281" w:rsidP="008F4B4F">
      <w:pPr>
        <w:rPr>
          <w:rFonts w:ascii="Times New Roman" w:eastAsia="Times New Roman" w:hAnsi="Times New Roman" w:cs="Times New Roman"/>
          <w:kern w:val="0"/>
          <w:sz w:val="24"/>
          <w:szCs w:val="24"/>
          <w:lang w:eastAsia="en-IN"/>
          <w14:ligatures w14:val="none"/>
        </w:rPr>
      </w:pPr>
    </w:p>
    <w:p w14:paraId="58CE87AB" w14:textId="77777777" w:rsidR="008F4B4F" w:rsidRPr="00721817" w:rsidRDefault="008F4B4F" w:rsidP="008F4B4F">
      <w:pPr>
        <w:rPr>
          <w:rFonts w:ascii="Times New Roman" w:eastAsia="Times New Roman" w:hAnsi="Times New Roman" w:cs="Times New Roman"/>
          <w:kern w:val="0"/>
          <w:sz w:val="24"/>
          <w:szCs w:val="24"/>
          <w:lang w:eastAsia="en-IN"/>
          <w14:ligatures w14:val="none"/>
        </w:rPr>
      </w:pPr>
    </w:p>
    <w:p w14:paraId="374C0EDF" w14:textId="7740285A" w:rsidR="008F4B4F" w:rsidRPr="00E46FDB" w:rsidRDefault="008F4B4F" w:rsidP="008F4B4F">
      <w:pPr>
        <w:spacing w:before="100" w:beforeAutospacing="1" w:after="100" w:afterAutospacing="1" w:line="240" w:lineRule="auto"/>
        <w:ind w:left="709"/>
        <w:rPr>
          <w:rFonts w:ascii="Times New Roman" w:eastAsia="Times New Roman" w:hAnsi="Times New Roman" w:cs="Times New Roman"/>
          <w:kern w:val="0"/>
          <w:sz w:val="24"/>
          <w:szCs w:val="24"/>
          <w:lang w:eastAsia="en-IN"/>
          <w14:ligatures w14:val="none"/>
        </w:rPr>
      </w:pPr>
    </w:p>
    <w:p w14:paraId="6CFE8A92" w14:textId="05A96AD7" w:rsidR="008F4B4F" w:rsidRPr="00E46FDB" w:rsidRDefault="008F4B4F" w:rsidP="008F4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EC0EB5A" w14:textId="77777777" w:rsidR="008F4B4F" w:rsidRPr="00E46FDB" w:rsidRDefault="008F4B4F">
      <w:pPr>
        <w:rPr>
          <w:rFonts w:ascii="Times New Roman" w:hAnsi="Times New Roman" w:cs="Times New Roman"/>
          <w:sz w:val="36"/>
          <w:szCs w:val="36"/>
        </w:rPr>
      </w:pPr>
    </w:p>
    <w:p w14:paraId="662026E9" w14:textId="67DDB9A4" w:rsidR="008F4B4F" w:rsidRPr="00E46FDB" w:rsidRDefault="008F4B4F">
      <w:pPr>
        <w:rPr>
          <w:rFonts w:ascii="Times New Roman" w:hAnsi="Times New Roman" w:cs="Times New Roman"/>
          <w:sz w:val="28"/>
          <w:szCs w:val="28"/>
        </w:rPr>
      </w:pPr>
    </w:p>
    <w:sectPr w:rsidR="008F4B4F" w:rsidRPr="00E46FDB">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ACC96" w14:textId="77777777" w:rsidR="00DB7F19" w:rsidRDefault="00DB7F19" w:rsidP="008F4B4F">
      <w:pPr>
        <w:spacing w:after="0" w:line="240" w:lineRule="auto"/>
      </w:pPr>
      <w:r>
        <w:separator/>
      </w:r>
    </w:p>
  </w:endnote>
  <w:endnote w:type="continuationSeparator" w:id="0">
    <w:p w14:paraId="327A8871" w14:textId="77777777" w:rsidR="00DB7F19" w:rsidRDefault="00DB7F19" w:rsidP="008F4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9156" w14:textId="77777777" w:rsidR="00AC0092" w:rsidRDefault="00AC0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634C0" w14:textId="77777777" w:rsidR="00DB7F19" w:rsidRDefault="00DB7F19" w:rsidP="008F4B4F">
      <w:pPr>
        <w:spacing w:after="0" w:line="240" w:lineRule="auto"/>
      </w:pPr>
      <w:r>
        <w:separator/>
      </w:r>
    </w:p>
  </w:footnote>
  <w:footnote w:type="continuationSeparator" w:id="0">
    <w:p w14:paraId="6DDA2DBC" w14:textId="77777777" w:rsidR="00DB7F19" w:rsidRDefault="00DB7F19" w:rsidP="008F4B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0923" w14:textId="77777777" w:rsidR="00AC0092" w:rsidRDefault="00AC00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93F"/>
    <w:multiLevelType w:val="multilevel"/>
    <w:tmpl w:val="EA94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72A1A"/>
    <w:multiLevelType w:val="multilevel"/>
    <w:tmpl w:val="E432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215A1"/>
    <w:multiLevelType w:val="multilevel"/>
    <w:tmpl w:val="FB28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21E07"/>
    <w:multiLevelType w:val="multilevel"/>
    <w:tmpl w:val="6FB0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46882"/>
    <w:multiLevelType w:val="hybridMultilevel"/>
    <w:tmpl w:val="97E82106"/>
    <w:lvl w:ilvl="0" w:tplc="4009000F">
      <w:start w:val="1"/>
      <w:numFmt w:val="decimal"/>
      <w:lvlText w:val="%1."/>
      <w:lvlJc w:val="left"/>
      <w:pPr>
        <w:ind w:left="106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E337738"/>
    <w:multiLevelType w:val="multilevel"/>
    <w:tmpl w:val="E816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AA062B"/>
    <w:multiLevelType w:val="multilevel"/>
    <w:tmpl w:val="AC2C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942D8"/>
    <w:multiLevelType w:val="multilevel"/>
    <w:tmpl w:val="1226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34A6E"/>
    <w:multiLevelType w:val="hybridMultilevel"/>
    <w:tmpl w:val="F702C95E"/>
    <w:lvl w:ilvl="0" w:tplc="B6D6A52C">
      <w:start w:val="1"/>
      <w:numFmt w:val="upperRoman"/>
      <w:lvlText w:val="%1)"/>
      <w:lvlJc w:val="left"/>
      <w:pPr>
        <w:ind w:left="1080" w:hanging="72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02B7FAC"/>
    <w:multiLevelType w:val="multilevel"/>
    <w:tmpl w:val="987C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A13848"/>
    <w:multiLevelType w:val="multilevel"/>
    <w:tmpl w:val="A296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723020">
    <w:abstractNumId w:val="4"/>
  </w:num>
  <w:num w:numId="2" w16cid:durableId="1977293463">
    <w:abstractNumId w:val="1"/>
  </w:num>
  <w:num w:numId="3" w16cid:durableId="167328644">
    <w:abstractNumId w:val="6"/>
  </w:num>
  <w:num w:numId="4" w16cid:durableId="265230476">
    <w:abstractNumId w:val="10"/>
  </w:num>
  <w:num w:numId="5" w16cid:durableId="1609389225">
    <w:abstractNumId w:val="9"/>
  </w:num>
  <w:num w:numId="6" w16cid:durableId="1930044856">
    <w:abstractNumId w:val="2"/>
  </w:num>
  <w:num w:numId="7" w16cid:durableId="1179586382">
    <w:abstractNumId w:val="5"/>
  </w:num>
  <w:num w:numId="8" w16cid:durableId="324668283">
    <w:abstractNumId w:val="7"/>
  </w:num>
  <w:num w:numId="9" w16cid:durableId="1338074864">
    <w:abstractNumId w:val="3"/>
  </w:num>
  <w:num w:numId="10" w16cid:durableId="852691582">
    <w:abstractNumId w:val="0"/>
  </w:num>
  <w:num w:numId="11" w16cid:durableId="182245500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TIN THAKUR">
    <w15:presenceInfo w15:providerId="Windows Live" w15:userId="247ba18541fa83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B4F"/>
    <w:rsid w:val="00015CA0"/>
    <w:rsid w:val="00053FA5"/>
    <w:rsid w:val="00091355"/>
    <w:rsid w:val="00151834"/>
    <w:rsid w:val="00193C0E"/>
    <w:rsid w:val="00195D5F"/>
    <w:rsid w:val="001F67C0"/>
    <w:rsid w:val="00206817"/>
    <w:rsid w:val="0023410B"/>
    <w:rsid w:val="00241A5B"/>
    <w:rsid w:val="00283D91"/>
    <w:rsid w:val="002C534E"/>
    <w:rsid w:val="00327B57"/>
    <w:rsid w:val="003323CA"/>
    <w:rsid w:val="00352130"/>
    <w:rsid w:val="0036377C"/>
    <w:rsid w:val="00363F39"/>
    <w:rsid w:val="004262EE"/>
    <w:rsid w:val="00465C3B"/>
    <w:rsid w:val="004D0990"/>
    <w:rsid w:val="004F3E32"/>
    <w:rsid w:val="005265C0"/>
    <w:rsid w:val="00534FFB"/>
    <w:rsid w:val="00645255"/>
    <w:rsid w:val="006527F0"/>
    <w:rsid w:val="0067322F"/>
    <w:rsid w:val="006D5630"/>
    <w:rsid w:val="00721817"/>
    <w:rsid w:val="007B6700"/>
    <w:rsid w:val="00800B95"/>
    <w:rsid w:val="00821ABC"/>
    <w:rsid w:val="008C0FA7"/>
    <w:rsid w:val="008D0482"/>
    <w:rsid w:val="008F0278"/>
    <w:rsid w:val="008F4B4F"/>
    <w:rsid w:val="009249CE"/>
    <w:rsid w:val="00984C67"/>
    <w:rsid w:val="00987D5D"/>
    <w:rsid w:val="00A65DD8"/>
    <w:rsid w:val="00A93875"/>
    <w:rsid w:val="00A953AF"/>
    <w:rsid w:val="00A96986"/>
    <w:rsid w:val="00AA262B"/>
    <w:rsid w:val="00AC0092"/>
    <w:rsid w:val="00AF121F"/>
    <w:rsid w:val="00B53E8A"/>
    <w:rsid w:val="00BE547C"/>
    <w:rsid w:val="00C1631D"/>
    <w:rsid w:val="00C9218D"/>
    <w:rsid w:val="00CD604A"/>
    <w:rsid w:val="00D27CAD"/>
    <w:rsid w:val="00D66122"/>
    <w:rsid w:val="00DB7F19"/>
    <w:rsid w:val="00DD4281"/>
    <w:rsid w:val="00DD53ED"/>
    <w:rsid w:val="00E04281"/>
    <w:rsid w:val="00E46FDB"/>
    <w:rsid w:val="00E64B1B"/>
    <w:rsid w:val="00EA0792"/>
    <w:rsid w:val="00EA7482"/>
    <w:rsid w:val="00EE7463"/>
    <w:rsid w:val="00F00DC4"/>
    <w:rsid w:val="00F17554"/>
    <w:rsid w:val="00FC273A"/>
    <w:rsid w:val="00FF21A2"/>
    <w:rsid w:val="00FF35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0A6D"/>
  <w15:chartTrackingRefBased/>
  <w15:docId w15:val="{4C9C94D9-73DD-4539-878B-C6AEFEE6B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B4F"/>
    <w:rPr>
      <w:rFonts w:eastAsiaTheme="majorEastAsia" w:cstheme="majorBidi"/>
      <w:color w:val="272727" w:themeColor="text1" w:themeTint="D8"/>
    </w:rPr>
  </w:style>
  <w:style w:type="paragraph" w:styleId="Title">
    <w:name w:val="Title"/>
    <w:basedOn w:val="Normal"/>
    <w:next w:val="Normal"/>
    <w:link w:val="TitleChar"/>
    <w:uiPriority w:val="10"/>
    <w:qFormat/>
    <w:rsid w:val="008F4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B4F"/>
    <w:pPr>
      <w:spacing w:before="160"/>
      <w:jc w:val="center"/>
    </w:pPr>
    <w:rPr>
      <w:i/>
      <w:iCs/>
      <w:color w:val="404040" w:themeColor="text1" w:themeTint="BF"/>
    </w:rPr>
  </w:style>
  <w:style w:type="character" w:customStyle="1" w:styleId="QuoteChar">
    <w:name w:val="Quote Char"/>
    <w:basedOn w:val="DefaultParagraphFont"/>
    <w:link w:val="Quote"/>
    <w:uiPriority w:val="29"/>
    <w:rsid w:val="008F4B4F"/>
    <w:rPr>
      <w:i/>
      <w:iCs/>
      <w:color w:val="404040" w:themeColor="text1" w:themeTint="BF"/>
    </w:rPr>
  </w:style>
  <w:style w:type="paragraph" w:styleId="ListParagraph">
    <w:name w:val="List Paragraph"/>
    <w:basedOn w:val="Normal"/>
    <w:uiPriority w:val="34"/>
    <w:qFormat/>
    <w:rsid w:val="008F4B4F"/>
    <w:pPr>
      <w:ind w:left="720"/>
      <w:contextualSpacing/>
    </w:pPr>
  </w:style>
  <w:style w:type="character" w:styleId="IntenseEmphasis">
    <w:name w:val="Intense Emphasis"/>
    <w:basedOn w:val="DefaultParagraphFont"/>
    <w:uiPriority w:val="21"/>
    <w:qFormat/>
    <w:rsid w:val="008F4B4F"/>
    <w:rPr>
      <w:i/>
      <w:iCs/>
      <w:color w:val="0F4761" w:themeColor="accent1" w:themeShade="BF"/>
    </w:rPr>
  </w:style>
  <w:style w:type="paragraph" w:styleId="IntenseQuote">
    <w:name w:val="Intense Quote"/>
    <w:basedOn w:val="Normal"/>
    <w:next w:val="Normal"/>
    <w:link w:val="IntenseQuoteChar"/>
    <w:uiPriority w:val="30"/>
    <w:qFormat/>
    <w:rsid w:val="008F4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B4F"/>
    <w:rPr>
      <w:i/>
      <w:iCs/>
      <w:color w:val="0F4761" w:themeColor="accent1" w:themeShade="BF"/>
    </w:rPr>
  </w:style>
  <w:style w:type="character" w:styleId="IntenseReference">
    <w:name w:val="Intense Reference"/>
    <w:basedOn w:val="DefaultParagraphFont"/>
    <w:uiPriority w:val="32"/>
    <w:qFormat/>
    <w:rsid w:val="008F4B4F"/>
    <w:rPr>
      <w:b/>
      <w:bCs/>
      <w:smallCaps/>
      <w:color w:val="0F4761" w:themeColor="accent1" w:themeShade="BF"/>
      <w:spacing w:val="5"/>
    </w:rPr>
  </w:style>
  <w:style w:type="paragraph" w:styleId="Header">
    <w:name w:val="header"/>
    <w:basedOn w:val="Normal"/>
    <w:link w:val="HeaderChar"/>
    <w:uiPriority w:val="99"/>
    <w:unhideWhenUsed/>
    <w:rsid w:val="008F4B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4B4F"/>
  </w:style>
  <w:style w:type="paragraph" w:styleId="Footer">
    <w:name w:val="footer"/>
    <w:basedOn w:val="Normal"/>
    <w:link w:val="FooterChar"/>
    <w:uiPriority w:val="99"/>
    <w:unhideWhenUsed/>
    <w:rsid w:val="008F4B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4B4F"/>
  </w:style>
  <w:style w:type="paragraph" w:customStyle="1" w:styleId="isselectedend">
    <w:name w:val="isselectedend"/>
    <w:basedOn w:val="Normal"/>
    <w:rsid w:val="008F4B4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8F4B4F"/>
    <w:rPr>
      <w:i/>
      <w:iCs/>
    </w:rPr>
  </w:style>
  <w:style w:type="paragraph" w:styleId="Revision">
    <w:name w:val="Revision"/>
    <w:hidden/>
    <w:uiPriority w:val="99"/>
    <w:semiHidden/>
    <w:rsid w:val="00AC00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932</Words>
  <Characters>5314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ATIN THAKUR</dc:creator>
  <cp:keywords/>
  <dc:description/>
  <cp:lastModifiedBy>ATIN THAKUR</cp:lastModifiedBy>
  <cp:revision>2</cp:revision>
  <cp:lastPrinted>2026-06-11T06:09:00Z</cp:lastPrinted>
  <dcterms:created xsi:type="dcterms:W3CDTF">2026-06-11T06:45:00Z</dcterms:created>
  <dcterms:modified xsi:type="dcterms:W3CDTF">2026-06-11T06:45:00Z</dcterms:modified>
</cp:coreProperties>
</file>